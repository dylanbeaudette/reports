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6D8D21" w14:textId="1E6EFA84" w:rsidR="00D8352B" w:rsidRPr="00A27150" w:rsidRDefault="00D8352B" w:rsidP="00B16275">
      <w:pPr>
        <w:pStyle w:val="Title"/>
      </w:pPr>
      <w:r w:rsidRPr="00A27150">
        <w:t xml:space="preserve">MAP UNIT SUMMARY REPORT </w:t>
      </w:r>
      <w:del w:id="0" w:author="Wood, Jennifer - NRCS, Davis, CA" w:date="2016-07-18T12:14:00Z">
        <w:r w:rsidRPr="00A27150" w:rsidDel="002C3FB4">
          <w:delText>BACKGROUND AND</w:delText>
        </w:r>
      </w:del>
      <w:ins w:id="1" w:author="Wood, Jennifer - NRCS, Davis, CA" w:date="2016-07-18T12:14:00Z">
        <w:r w:rsidR="002C3FB4">
          <w:t>- PART 2 -</w:t>
        </w:r>
      </w:ins>
      <w:r w:rsidRPr="00A27150">
        <w:t xml:space="preserve"> INSTRUCTIONS</w:t>
      </w:r>
    </w:p>
    <w:p w14:paraId="0F2CE89E" w14:textId="68F38ADD" w:rsidR="00D8352B" w:rsidRPr="00A27150" w:rsidDel="002C3FB4" w:rsidRDefault="00517DD2" w:rsidP="00B16275">
      <w:pPr>
        <w:tabs>
          <w:tab w:val="left" w:pos="1571"/>
        </w:tabs>
        <w:spacing w:after="0"/>
        <w:jc w:val="center"/>
        <w:rPr>
          <w:del w:id="2" w:author="Wood, Jennifer - NRCS, Davis, CA" w:date="2016-07-18T12:15:00Z"/>
          <w:rFonts w:cs="Arial"/>
        </w:rPr>
      </w:pPr>
      <w:ins w:id="3" w:author="Wood, Jennifer - NRCS, Davis, CA" w:date="2016-07-21T13:50:00Z">
        <w:r>
          <w:rPr>
            <w:rFonts w:cs="Arial"/>
          </w:rPr>
          <w:fldChar w:fldCharType="begin"/>
        </w:r>
        <w:r>
          <w:rPr>
            <w:rFonts w:cs="Arial"/>
          </w:rPr>
          <w:instrText xml:space="preserve"> DATE \@ "M/d/yyyy" </w:instrText>
        </w:r>
      </w:ins>
      <w:r>
        <w:rPr>
          <w:rFonts w:cs="Arial"/>
        </w:rPr>
        <w:fldChar w:fldCharType="separate"/>
      </w:r>
      <w:ins w:id="4" w:author="Beaudette, Dylan - NRCS, Sonora, CA" w:date="2016-07-22T11:55:00Z">
        <w:r w:rsidR="00945CB4">
          <w:rPr>
            <w:rFonts w:cs="Arial"/>
            <w:noProof/>
          </w:rPr>
          <w:t>7/22/2016</w:t>
        </w:r>
      </w:ins>
      <w:ins w:id="5" w:author="Wood, Jennifer - NRCS, Davis, CA" w:date="2016-07-21T13:50:00Z">
        <w:del w:id="6" w:author="Beaudette, Dylan - NRCS, Sonora, CA" w:date="2016-07-22T11:55:00Z">
          <w:r w:rsidDel="00945CB4">
            <w:rPr>
              <w:rFonts w:cs="Arial"/>
              <w:noProof/>
            </w:rPr>
            <w:delText>7/21/2016</w:delText>
          </w:r>
        </w:del>
        <w:r>
          <w:rPr>
            <w:rFonts w:cs="Arial"/>
          </w:rPr>
          <w:fldChar w:fldCharType="end"/>
        </w:r>
      </w:ins>
      <w:del w:id="7" w:author="Wood, Jennifer - NRCS, Davis, CA" w:date="2016-07-18T12:15:00Z">
        <w:r w:rsidR="00EF7B43" w:rsidRPr="00A27150" w:rsidDel="002C3FB4">
          <w:rPr>
            <w:rFonts w:cs="Arial"/>
          </w:rPr>
          <w:delText>7</w:delText>
        </w:r>
        <w:r w:rsidR="00D8352B" w:rsidRPr="00A27150" w:rsidDel="002C3FB4">
          <w:rPr>
            <w:rFonts w:cs="Arial"/>
          </w:rPr>
          <w:delText>/</w:delText>
        </w:r>
        <w:r w:rsidR="00EF7B43" w:rsidRPr="00A27150" w:rsidDel="002C3FB4">
          <w:rPr>
            <w:rFonts w:cs="Arial"/>
          </w:rPr>
          <w:delText>11</w:delText>
        </w:r>
        <w:r w:rsidR="00D8352B" w:rsidRPr="00A27150" w:rsidDel="002C3FB4">
          <w:rPr>
            <w:rFonts w:cs="Arial"/>
          </w:rPr>
          <w:delText>/2016</w:delText>
        </w:r>
      </w:del>
    </w:p>
    <w:p w14:paraId="0951927B" w14:textId="77777777" w:rsidR="00D8352B" w:rsidRPr="00A27150" w:rsidRDefault="00D8352B" w:rsidP="001D458F">
      <w:pPr>
        <w:tabs>
          <w:tab w:val="left" w:pos="1571"/>
        </w:tabs>
        <w:spacing w:after="0"/>
        <w:rPr>
          <w:rFonts w:cs="Arial"/>
        </w:rPr>
      </w:pPr>
    </w:p>
    <w:p w14:paraId="6B3A8534" w14:textId="48E4B71C" w:rsidR="00D8352B" w:rsidRPr="00A27150" w:rsidRDefault="00D8352B" w:rsidP="001D458F">
      <w:pPr>
        <w:tabs>
          <w:tab w:val="left" w:pos="1571"/>
        </w:tabs>
        <w:spacing w:after="0"/>
        <w:rPr>
          <w:rFonts w:cs="Arial"/>
          <w:bCs/>
        </w:rPr>
      </w:pPr>
      <w:r w:rsidRPr="00A27150">
        <w:rPr>
          <w:rFonts w:cs="Arial"/>
          <w:bCs/>
        </w:rPr>
        <w:t>Dylan Beaudette, Digital Soil Mapping Specialist, SSR-2, Sonora, CA</w:t>
      </w:r>
    </w:p>
    <w:p w14:paraId="3F15053D" w14:textId="77777777" w:rsidR="00D8352B" w:rsidRPr="00A27150" w:rsidRDefault="00D8352B" w:rsidP="001D458F">
      <w:pPr>
        <w:tabs>
          <w:tab w:val="left" w:pos="1571"/>
        </w:tabs>
        <w:spacing w:after="0"/>
        <w:rPr>
          <w:rFonts w:cs="Arial"/>
        </w:rPr>
      </w:pPr>
      <w:r w:rsidRPr="00A27150">
        <w:rPr>
          <w:rFonts w:cs="Arial"/>
          <w:bCs/>
        </w:rPr>
        <w:t>Jennifer Wood, Soil Data Quality Specialist, SSR-2, Davis, CA</w:t>
      </w:r>
    </w:p>
    <w:p w14:paraId="2476DDFD" w14:textId="77777777" w:rsidR="00D8352B" w:rsidRPr="00A27150" w:rsidRDefault="00D8352B" w:rsidP="001D458F">
      <w:pPr>
        <w:tabs>
          <w:tab w:val="left" w:pos="1571"/>
        </w:tabs>
        <w:spacing w:after="0"/>
        <w:rPr>
          <w:rFonts w:cs="Arial"/>
        </w:rPr>
      </w:pPr>
      <w:r w:rsidRPr="00A27150">
        <w:rPr>
          <w:rFonts w:cs="Arial"/>
        </w:rPr>
        <w:t>Russ Almaraz, GIS Specialist, SSR-2, Davis, CA</w:t>
      </w:r>
    </w:p>
    <w:p w14:paraId="40D9D0E0" w14:textId="77777777" w:rsidR="00D8352B" w:rsidRPr="00A27150" w:rsidRDefault="00D8352B" w:rsidP="001D458F">
      <w:pPr>
        <w:tabs>
          <w:tab w:val="left" w:pos="1571"/>
        </w:tabs>
        <w:spacing w:after="0"/>
        <w:rPr>
          <w:rFonts w:cs="Arial"/>
          <w:b/>
          <w:bCs/>
        </w:rPr>
      </w:pPr>
    </w:p>
    <w:p w14:paraId="03C3B9B3" w14:textId="786B2561" w:rsidR="00B17473" w:rsidRPr="00DF1032" w:rsidRDefault="00B17473" w:rsidP="00DF1032">
      <w:pPr>
        <w:pStyle w:val="Heading1"/>
      </w:pPr>
      <w:bookmarkStart w:id="8" w:name="_PART_1_-"/>
      <w:bookmarkEnd w:id="8"/>
      <w:r w:rsidRPr="00DF1032">
        <w:t>PART 2 - MAP UNIT SUMMARY REPORT TUTORIAL</w:t>
      </w:r>
    </w:p>
    <w:p w14:paraId="4185F01A" w14:textId="77777777" w:rsidR="00B17473" w:rsidRDefault="00B17473" w:rsidP="001D458F">
      <w:pPr>
        <w:spacing w:after="0"/>
        <w:rPr>
          <w:ins w:id="9" w:author="Wood, Jennifer - NRCS, Davis, CA" w:date="2016-07-21T13:47:00Z"/>
          <w:rFonts w:cs="Arial"/>
        </w:rPr>
      </w:pPr>
    </w:p>
    <w:p w14:paraId="040D518C" w14:textId="3438453D" w:rsidR="00517DD2" w:rsidRDefault="00517DD2" w:rsidP="001D458F">
      <w:pPr>
        <w:spacing w:after="0"/>
        <w:rPr>
          <w:ins w:id="10" w:author="Wood, Jennifer - NRCS, Davis, CA" w:date="2016-07-21T13:47:00Z"/>
          <w:rFonts w:cs="Arial"/>
        </w:rPr>
      </w:pPr>
      <w:ins w:id="11" w:author="Wood, Jennifer - NRCS, Davis, CA" w:date="2016-07-21T13:47:00Z">
        <w:r w:rsidRPr="00517DD2">
          <w:rPr>
            <w:rFonts w:cs="Arial"/>
            <w:i/>
            <w:rPrChange w:id="12" w:author="Wood, Jennifer - NRCS, Davis, CA" w:date="2016-07-21T13:49:00Z">
              <w:rPr>
                <w:rFonts w:cs="Arial"/>
              </w:rPr>
            </w:rPrChange>
          </w:rPr>
          <w:t>Tip</w:t>
        </w:r>
        <w:r>
          <w:rPr>
            <w:rFonts w:cs="Arial"/>
          </w:rPr>
          <w:t>: Make this document easier to use by checking the Navigation Pane box under the View menu</w:t>
        </w:r>
      </w:ins>
    </w:p>
    <w:p w14:paraId="0DFE09F5" w14:textId="77777777" w:rsidR="00517DD2" w:rsidRPr="00B16275" w:rsidRDefault="00517DD2" w:rsidP="001D458F">
      <w:pPr>
        <w:spacing w:after="0"/>
        <w:rPr>
          <w:rFonts w:cs="Arial"/>
        </w:rPr>
      </w:pPr>
    </w:p>
    <w:p w14:paraId="7520599E" w14:textId="5768D485" w:rsidR="008771AB" w:rsidRPr="00B16275" w:rsidRDefault="00B17473" w:rsidP="001D458F">
      <w:pPr>
        <w:pStyle w:val="Heading1"/>
        <w:rPr>
          <w:rFonts w:asciiTheme="minorHAnsi" w:hAnsiTheme="minorHAnsi"/>
          <w:b w:val="0"/>
        </w:rPr>
      </w:pPr>
      <w:r w:rsidRPr="008A3865">
        <w:rPr>
          <w:rStyle w:val="Heading1Char"/>
          <w:rFonts w:asciiTheme="minorHAnsi" w:hAnsiTheme="minorHAnsi"/>
          <w:b/>
          <w:rPrChange w:id="13" w:author="Wood, Jennifer - NRCS, Davis, CA" w:date="2016-07-19T13:13:00Z">
            <w:rPr>
              <w:rStyle w:val="Heading1Char"/>
              <w:rFonts w:asciiTheme="minorHAnsi" w:hAnsiTheme="minorHAnsi"/>
              <w:b/>
              <w:highlight w:val="yellow"/>
            </w:rPr>
          </w:rPrChange>
        </w:rPr>
        <w:t>Step 1.</w:t>
      </w:r>
      <w:ins w:id="14" w:author="Wood, Jennifer - NRCS, Davis, CA" w:date="2016-07-19T13:13:00Z">
        <w:r w:rsidR="008A3865">
          <w:rPr>
            <w:rStyle w:val="Heading1Char"/>
            <w:rFonts w:asciiTheme="minorHAnsi" w:hAnsiTheme="minorHAnsi"/>
            <w:b/>
          </w:rPr>
          <w:t xml:space="preserve"> </w:t>
        </w:r>
        <w:r w:rsidR="008A3865">
          <w:rPr>
            <w:rStyle w:val="Heading1Char"/>
            <w:rFonts w:asciiTheme="minorHAnsi" w:hAnsiTheme="minorHAnsi"/>
          </w:rPr>
          <w:t xml:space="preserve">For background information, </w:t>
        </w:r>
      </w:ins>
      <w:ins w:id="15" w:author="Wood, Jennifer - NRCS, Davis, CA" w:date="2016-07-19T13:14:00Z">
        <w:r w:rsidR="008A3865">
          <w:rPr>
            <w:rFonts w:asciiTheme="minorHAnsi" w:hAnsiTheme="minorHAnsi"/>
            <w:b w:val="0"/>
          </w:rPr>
          <w:t>r</w:t>
        </w:r>
      </w:ins>
      <w:del w:id="16" w:author="Wood, Jennifer - NRCS, Davis, CA" w:date="2016-07-19T13:14:00Z">
        <w:r w:rsidRPr="008A3865" w:rsidDel="008A3865">
          <w:rPr>
            <w:rFonts w:asciiTheme="minorHAnsi" w:hAnsiTheme="minorHAnsi"/>
            <w:b w:val="0"/>
            <w:rPrChange w:id="17" w:author="Wood, Jennifer - NRCS, Davis, CA" w:date="2016-07-19T13:13:00Z">
              <w:rPr>
                <w:rFonts w:asciiTheme="minorHAnsi" w:hAnsiTheme="minorHAnsi"/>
                <w:b w:val="0"/>
                <w:highlight w:val="yellow"/>
              </w:rPr>
            </w:rPrChange>
          </w:rPr>
          <w:delText xml:space="preserve"> </w:delText>
        </w:r>
        <w:r w:rsidR="00C9367A" w:rsidRPr="008A3865" w:rsidDel="008A3865">
          <w:rPr>
            <w:rFonts w:asciiTheme="minorHAnsi" w:hAnsiTheme="minorHAnsi"/>
            <w:b w:val="0"/>
            <w:rPrChange w:id="18" w:author="Wood, Jennifer - NRCS, Davis, CA" w:date="2016-07-19T13:13:00Z">
              <w:rPr>
                <w:rFonts w:asciiTheme="minorHAnsi" w:hAnsiTheme="minorHAnsi"/>
                <w:b w:val="0"/>
                <w:highlight w:val="yellow"/>
              </w:rPr>
            </w:rPrChange>
          </w:rPr>
          <w:delText>R</w:delText>
        </w:r>
      </w:del>
      <w:r w:rsidR="00C9367A" w:rsidRPr="008A3865">
        <w:rPr>
          <w:rFonts w:asciiTheme="minorHAnsi" w:hAnsiTheme="minorHAnsi"/>
          <w:b w:val="0"/>
          <w:rPrChange w:id="19" w:author="Wood, Jennifer - NRCS, Davis, CA" w:date="2016-07-19T13:13:00Z">
            <w:rPr>
              <w:rFonts w:asciiTheme="minorHAnsi" w:hAnsiTheme="minorHAnsi"/>
              <w:b w:val="0"/>
              <w:highlight w:val="yellow"/>
            </w:rPr>
          </w:rPrChange>
        </w:rPr>
        <w:t>ead</w:t>
      </w:r>
      <w:r w:rsidR="002C3FB4" w:rsidRPr="008A3865">
        <w:rPr>
          <w:rFonts w:asciiTheme="minorHAnsi" w:hAnsiTheme="minorHAnsi"/>
          <w:b w:val="0"/>
          <w:rPrChange w:id="20" w:author="Wood, Jennifer - NRCS, Davis, CA" w:date="2016-07-19T13:13:00Z">
            <w:rPr>
              <w:rFonts w:asciiTheme="minorHAnsi" w:hAnsiTheme="minorHAnsi"/>
              <w:b w:val="0"/>
              <w:highlight w:val="yellow"/>
            </w:rPr>
          </w:rPrChange>
        </w:rPr>
        <w:t xml:space="preserve"> document titled </w:t>
      </w:r>
      <w:ins w:id="21" w:author="Wood, Jennifer - NRCS, Davis, CA" w:date="2016-07-19T13:13:00Z">
        <w:r w:rsidR="008A3865" w:rsidRPr="008A3865">
          <w:rPr>
            <w:rFonts w:asciiTheme="minorHAnsi" w:hAnsiTheme="minorHAnsi"/>
            <w:b w:val="0"/>
            <w:rPrChange w:id="22" w:author="Wood, Jennifer - NRCS, Davis, CA" w:date="2016-07-19T13:13:00Z">
              <w:rPr>
                <w:rFonts w:asciiTheme="minorHAnsi" w:hAnsiTheme="minorHAnsi"/>
                <w:b w:val="0"/>
                <w:highlight w:val="yellow"/>
              </w:rPr>
            </w:rPrChange>
          </w:rPr>
          <w:t>“</w:t>
        </w:r>
      </w:ins>
      <w:r w:rsidR="002C3FB4" w:rsidRPr="008A3865">
        <w:rPr>
          <w:rFonts w:asciiTheme="minorHAnsi" w:hAnsiTheme="minorHAnsi"/>
          <w:b w:val="0"/>
          <w:rPrChange w:id="23" w:author="Wood, Jennifer - NRCS, Davis, CA" w:date="2016-07-19T13:13:00Z">
            <w:rPr>
              <w:rFonts w:asciiTheme="minorHAnsi" w:hAnsiTheme="minorHAnsi"/>
              <w:b w:val="0"/>
              <w:highlight w:val="yellow"/>
            </w:rPr>
          </w:rPrChange>
        </w:rPr>
        <w:t xml:space="preserve">Map Unit Summary Report – Part 1 </w:t>
      </w:r>
      <w:del w:id="24" w:author="Wood, Jennifer - NRCS, Davis, CA" w:date="2016-07-19T13:13:00Z">
        <w:r w:rsidR="002C3FB4" w:rsidRPr="008A3865" w:rsidDel="008A3865">
          <w:rPr>
            <w:rFonts w:asciiTheme="minorHAnsi" w:hAnsiTheme="minorHAnsi"/>
            <w:b w:val="0"/>
            <w:rPrChange w:id="25" w:author="Wood, Jennifer - NRCS, Davis, CA" w:date="2016-07-19T13:13:00Z">
              <w:rPr>
                <w:rFonts w:asciiTheme="minorHAnsi" w:hAnsiTheme="minorHAnsi"/>
                <w:b w:val="0"/>
                <w:highlight w:val="yellow"/>
              </w:rPr>
            </w:rPrChange>
          </w:rPr>
          <w:delText>-</w:delText>
        </w:r>
      </w:del>
      <w:ins w:id="26" w:author="Wood, Jennifer - NRCS, Davis, CA" w:date="2016-07-19T13:13:00Z">
        <w:r w:rsidR="008A3865" w:rsidRPr="008A3865">
          <w:rPr>
            <w:rFonts w:asciiTheme="minorHAnsi" w:hAnsiTheme="minorHAnsi"/>
            <w:b w:val="0"/>
            <w:rPrChange w:id="27" w:author="Wood, Jennifer - NRCS, Davis, CA" w:date="2016-07-19T13:13:00Z">
              <w:rPr>
                <w:rFonts w:asciiTheme="minorHAnsi" w:hAnsiTheme="minorHAnsi"/>
                <w:b w:val="0"/>
                <w:highlight w:val="yellow"/>
              </w:rPr>
            </w:rPrChange>
          </w:rPr>
          <w:t>–</w:t>
        </w:r>
      </w:ins>
      <w:r w:rsidR="002C3FB4" w:rsidRPr="008A3865">
        <w:rPr>
          <w:rFonts w:asciiTheme="minorHAnsi" w:hAnsiTheme="minorHAnsi"/>
          <w:b w:val="0"/>
          <w:rPrChange w:id="28" w:author="Wood, Jennifer - NRCS, Davis, CA" w:date="2016-07-19T13:13:00Z">
            <w:rPr>
              <w:rFonts w:asciiTheme="minorHAnsi" w:hAnsiTheme="minorHAnsi"/>
              <w:b w:val="0"/>
              <w:highlight w:val="yellow"/>
            </w:rPr>
          </w:rPrChange>
        </w:rPr>
        <w:t xml:space="preserve"> Background</w:t>
      </w:r>
      <w:ins w:id="29" w:author="Wood, Jennifer - NRCS, Davis, CA" w:date="2016-07-19T13:13:00Z">
        <w:r w:rsidR="008A3865" w:rsidRPr="008A3865">
          <w:rPr>
            <w:rFonts w:asciiTheme="minorHAnsi" w:hAnsiTheme="minorHAnsi"/>
            <w:b w:val="0"/>
          </w:rPr>
          <w:t>”</w:t>
        </w:r>
      </w:ins>
    </w:p>
    <w:p w14:paraId="751B024C" w14:textId="77777777" w:rsidR="008771AB" w:rsidRPr="00B16275" w:rsidRDefault="008771AB" w:rsidP="001D458F">
      <w:pPr>
        <w:pStyle w:val="ListParagraph"/>
        <w:spacing w:after="0"/>
        <w:ind w:left="0"/>
        <w:rPr>
          <w:rFonts w:cs="Arial"/>
        </w:rPr>
      </w:pPr>
    </w:p>
    <w:p w14:paraId="370079D0" w14:textId="30504831" w:rsidR="001D458F" w:rsidRPr="00B16275" w:rsidRDefault="001D458F" w:rsidP="001D458F">
      <w:pPr>
        <w:pStyle w:val="Heading1"/>
        <w:rPr>
          <w:rFonts w:asciiTheme="minorHAnsi" w:hAnsiTheme="minorHAnsi"/>
        </w:rPr>
      </w:pPr>
      <w:r w:rsidRPr="00B16275">
        <w:rPr>
          <w:rFonts w:asciiTheme="minorHAnsi" w:hAnsiTheme="minorHAnsi"/>
        </w:rPr>
        <w:t xml:space="preserve">Step 2. </w:t>
      </w:r>
      <w:ins w:id="30" w:author="Wood, Jennifer - NRCS, Davis, CA" w:date="2016-07-19T13:15:00Z">
        <w:r w:rsidR="008A3865">
          <w:rPr>
            <w:rFonts w:asciiTheme="minorHAnsi" w:hAnsiTheme="minorHAnsi"/>
            <w:b w:val="0"/>
          </w:rPr>
          <w:t xml:space="preserve">Set up </w:t>
        </w:r>
      </w:ins>
      <w:r w:rsidR="00EF39F7" w:rsidRPr="00B16275">
        <w:rPr>
          <w:rFonts w:asciiTheme="minorHAnsi" w:hAnsiTheme="minorHAnsi"/>
          <w:b w:val="0"/>
        </w:rPr>
        <w:t>R Studio</w:t>
      </w:r>
      <w:del w:id="31" w:author="Wood, Jennifer - NRCS, Davis, CA" w:date="2016-07-19T13:16:00Z">
        <w:r w:rsidR="00EF39F7" w:rsidRPr="00B16275" w:rsidDel="008A3865">
          <w:rPr>
            <w:rFonts w:asciiTheme="minorHAnsi" w:hAnsiTheme="minorHAnsi"/>
            <w:b w:val="0"/>
          </w:rPr>
          <w:delText xml:space="preserve"> and R-based files</w:delText>
        </w:r>
      </w:del>
    </w:p>
    <w:p w14:paraId="68AE86A0" w14:textId="77777777" w:rsidR="003A5C67" w:rsidRPr="00B16275" w:rsidRDefault="003A5C67" w:rsidP="001D458F">
      <w:pPr>
        <w:pStyle w:val="ListParagraph"/>
        <w:spacing w:after="0"/>
        <w:ind w:left="0"/>
        <w:rPr>
          <w:rFonts w:cs="Arial"/>
        </w:rPr>
      </w:pPr>
    </w:p>
    <w:p w14:paraId="28342036" w14:textId="66C6C554" w:rsidR="008771AB" w:rsidRPr="00B16275" w:rsidRDefault="008771AB" w:rsidP="001D458F">
      <w:pPr>
        <w:pStyle w:val="ListParagraph"/>
        <w:spacing w:after="0"/>
        <w:ind w:left="0"/>
        <w:rPr>
          <w:rFonts w:cs="Arial"/>
        </w:rPr>
      </w:pPr>
      <w:r w:rsidRPr="00B16275">
        <w:rPr>
          <w:rFonts w:cs="Arial"/>
        </w:rPr>
        <w:t>You will be running the report in R Studio, which you already</w:t>
      </w:r>
      <w:r w:rsidR="0088073F" w:rsidRPr="00B16275">
        <w:rPr>
          <w:rFonts w:cs="Arial"/>
        </w:rPr>
        <w:t xml:space="preserve"> have loaded on your computers.</w:t>
      </w:r>
      <w:r w:rsidRPr="00B16275">
        <w:rPr>
          <w:rFonts w:cs="Arial"/>
        </w:rPr>
        <w:t xml:space="preserve"> The </w:t>
      </w:r>
      <w:r w:rsidR="00A338C1" w:rsidRPr="00B16275">
        <w:rPr>
          <w:rFonts w:cs="Arial"/>
        </w:rPr>
        <w:t>file</w:t>
      </w:r>
      <w:r w:rsidRPr="00B16275">
        <w:rPr>
          <w:rFonts w:cs="Arial"/>
        </w:rPr>
        <w:t xml:space="preserve"> that contains the script </w:t>
      </w:r>
      <w:r w:rsidR="00BB72C9" w:rsidRPr="00B16275">
        <w:rPr>
          <w:rFonts w:cs="Arial"/>
        </w:rPr>
        <w:t xml:space="preserve">that generates the </w:t>
      </w:r>
      <w:r w:rsidR="00A338C1" w:rsidRPr="00B16275">
        <w:rPr>
          <w:rFonts w:cs="Arial"/>
        </w:rPr>
        <w:t>report</w:t>
      </w:r>
      <w:r w:rsidR="00BB72C9" w:rsidRPr="00B16275">
        <w:rPr>
          <w:rFonts w:cs="Arial"/>
        </w:rPr>
        <w:t xml:space="preserve"> </w:t>
      </w:r>
      <w:proofErr w:type="gramStart"/>
      <w:r w:rsidRPr="00B16275">
        <w:rPr>
          <w:rFonts w:cs="Arial"/>
        </w:rPr>
        <w:t>is provided</w:t>
      </w:r>
      <w:proofErr w:type="gramEnd"/>
      <w:r w:rsidRPr="00B16275">
        <w:rPr>
          <w:rFonts w:cs="Arial"/>
        </w:rPr>
        <w:t xml:space="preserve"> to you as an </w:t>
      </w:r>
      <w:r w:rsidR="00C31D31" w:rsidRPr="00B16275">
        <w:rPr>
          <w:rFonts w:cs="Arial"/>
        </w:rPr>
        <w:t>“</w:t>
      </w:r>
      <w:r w:rsidRPr="00B16275">
        <w:rPr>
          <w:rFonts w:cs="Arial"/>
        </w:rPr>
        <w:t>R Markdown</w:t>
      </w:r>
      <w:r w:rsidR="00C31D31" w:rsidRPr="00B16275">
        <w:rPr>
          <w:rFonts w:cs="Arial"/>
        </w:rPr>
        <w:t>”</w:t>
      </w:r>
      <w:r w:rsidRPr="00B16275">
        <w:rPr>
          <w:rFonts w:cs="Arial"/>
        </w:rPr>
        <w:t xml:space="preserve"> file, </w:t>
      </w:r>
      <w:r w:rsidR="00C31D31" w:rsidRPr="00B16275">
        <w:rPr>
          <w:rFonts w:cs="Arial"/>
        </w:rPr>
        <w:t>titled</w:t>
      </w:r>
      <w:r w:rsidR="00A4074C" w:rsidRPr="00B16275">
        <w:rPr>
          <w:rFonts w:cs="Arial"/>
        </w:rPr>
        <w:t xml:space="preserve"> </w:t>
      </w:r>
      <w:r w:rsidR="00C31D31" w:rsidRPr="00B16275">
        <w:rPr>
          <w:rFonts w:cs="Arial"/>
        </w:rPr>
        <w:t>“</w:t>
      </w:r>
      <w:r w:rsidR="00A4074C" w:rsidRPr="00B16275">
        <w:rPr>
          <w:rFonts w:cs="Arial"/>
        </w:rPr>
        <w:t>GIS-summary-by-</w:t>
      </w:r>
      <w:proofErr w:type="spellStart"/>
      <w:r w:rsidR="00A4074C" w:rsidRPr="00B16275">
        <w:rPr>
          <w:rFonts w:cs="Arial"/>
        </w:rPr>
        <w:t>MU</w:t>
      </w:r>
      <w:r w:rsidRPr="00B16275">
        <w:rPr>
          <w:rFonts w:cs="Arial"/>
        </w:rPr>
        <w:t>.Rmd</w:t>
      </w:r>
      <w:proofErr w:type="spellEnd"/>
      <w:r w:rsidR="00C31D31" w:rsidRPr="00B16275">
        <w:rPr>
          <w:rFonts w:cs="Arial"/>
        </w:rPr>
        <w:t>”</w:t>
      </w:r>
      <w:r w:rsidRPr="00B16275">
        <w:rPr>
          <w:rFonts w:cs="Arial"/>
        </w:rPr>
        <w:t xml:space="preserve"> file. </w:t>
      </w:r>
      <w:r w:rsidR="00B6726D">
        <w:rPr>
          <w:rFonts w:cs="Arial"/>
        </w:rPr>
        <w:t>T</w:t>
      </w:r>
      <w:r w:rsidR="00F64037" w:rsidRPr="00B16275">
        <w:rPr>
          <w:rFonts w:cs="Arial"/>
        </w:rPr>
        <w:t xml:space="preserve">wo additional files are </w:t>
      </w:r>
      <w:r w:rsidR="00B6726D">
        <w:rPr>
          <w:rFonts w:cs="Arial"/>
        </w:rPr>
        <w:t xml:space="preserve">included with the report </w:t>
      </w:r>
      <w:r w:rsidR="00F64037" w:rsidRPr="00B16275">
        <w:rPr>
          <w:rFonts w:cs="Arial"/>
        </w:rPr>
        <w:t xml:space="preserve">to </w:t>
      </w:r>
      <w:r w:rsidR="00B6726D">
        <w:rPr>
          <w:rFonts w:cs="Arial"/>
        </w:rPr>
        <w:t xml:space="preserve">assist with setting up </w:t>
      </w:r>
      <w:r w:rsidR="00F64037" w:rsidRPr="00B16275">
        <w:rPr>
          <w:rFonts w:cs="Arial"/>
        </w:rPr>
        <w:t>the environment and to point the report to the spatial data</w:t>
      </w:r>
      <w:r w:rsidR="00072E72">
        <w:rPr>
          <w:rFonts w:cs="Arial"/>
        </w:rPr>
        <w:t>:</w:t>
      </w:r>
      <w:r w:rsidR="00B17473" w:rsidRPr="00B16275">
        <w:rPr>
          <w:rFonts w:cs="Arial"/>
        </w:rPr>
        <w:t xml:space="preserve"> “load-</w:t>
      </w:r>
      <w:proofErr w:type="spellStart"/>
      <w:r w:rsidR="00B17473" w:rsidRPr="00B16275">
        <w:rPr>
          <w:rFonts w:cs="Arial"/>
        </w:rPr>
        <w:t>packages.R</w:t>
      </w:r>
      <w:proofErr w:type="spellEnd"/>
      <w:r w:rsidR="00B17473" w:rsidRPr="00B16275">
        <w:rPr>
          <w:rFonts w:cs="Arial"/>
        </w:rPr>
        <w:t>” and “</w:t>
      </w:r>
      <w:proofErr w:type="spellStart"/>
      <w:r w:rsidR="00B17473" w:rsidRPr="00B16275">
        <w:rPr>
          <w:rFonts w:cs="Arial"/>
        </w:rPr>
        <w:t>config.R</w:t>
      </w:r>
      <w:proofErr w:type="spellEnd"/>
      <w:r w:rsidR="00B17473" w:rsidRPr="00B16275">
        <w:rPr>
          <w:rFonts w:cs="Arial"/>
        </w:rPr>
        <w:t>”.</w:t>
      </w:r>
    </w:p>
    <w:p w14:paraId="72C4822B" w14:textId="77777777" w:rsidR="008771AB" w:rsidRPr="00B16275" w:rsidRDefault="008771AB" w:rsidP="001D458F">
      <w:pPr>
        <w:pStyle w:val="ListParagraph"/>
        <w:spacing w:after="0"/>
        <w:ind w:left="0"/>
        <w:rPr>
          <w:rFonts w:cs="Arial"/>
        </w:rPr>
      </w:pPr>
    </w:p>
    <w:p w14:paraId="77C2A18E" w14:textId="3AC05611" w:rsidR="00A338C1" w:rsidRPr="00B16275" w:rsidRDefault="007A1133" w:rsidP="001D458F">
      <w:pPr>
        <w:pStyle w:val="ListParagraph"/>
        <w:spacing w:after="0"/>
        <w:ind w:left="0"/>
        <w:rPr>
          <w:rFonts w:cs="Arial"/>
        </w:rPr>
      </w:pPr>
      <w:r w:rsidRPr="00B16275">
        <w:rPr>
          <w:rFonts w:cs="Arial"/>
        </w:rPr>
        <w:t>To set up your R Studio environment</w:t>
      </w:r>
      <w:r w:rsidR="007604B5" w:rsidRPr="00B16275">
        <w:rPr>
          <w:rFonts w:cs="Arial"/>
        </w:rPr>
        <w:t xml:space="preserve"> for the first time</w:t>
      </w:r>
      <w:r w:rsidRPr="00B16275">
        <w:rPr>
          <w:rFonts w:cs="Arial"/>
        </w:rPr>
        <w:t xml:space="preserve">, read </w:t>
      </w:r>
      <w:r w:rsidR="007604B5" w:rsidRPr="00B16275">
        <w:rPr>
          <w:rFonts w:cs="Arial"/>
        </w:rPr>
        <w:t xml:space="preserve">and follow </w:t>
      </w:r>
      <w:r w:rsidRPr="00B16275">
        <w:rPr>
          <w:rFonts w:cs="Arial"/>
        </w:rPr>
        <w:t xml:space="preserve">the </w:t>
      </w:r>
      <w:r w:rsidR="007604B5" w:rsidRPr="00B16275">
        <w:rPr>
          <w:rFonts w:cs="Arial"/>
        </w:rPr>
        <w:t xml:space="preserve">instructions in </w:t>
      </w:r>
      <w:r w:rsidR="007B3F44">
        <w:fldChar w:fldCharType="begin"/>
      </w:r>
      <w:r w:rsidR="007B3F44">
        <w:instrText xml:space="preserve"> HYPERLINK \l "_Appendix_1_-" </w:instrText>
      </w:r>
      <w:r w:rsidR="007B3F44">
        <w:fldChar w:fldCharType="separate"/>
      </w:r>
      <w:r w:rsidR="00B17473" w:rsidRPr="00B16275">
        <w:rPr>
          <w:rStyle w:val="Hyperlink"/>
          <w:rFonts w:cs="Arial"/>
        </w:rPr>
        <w:t>Appendix 1</w:t>
      </w:r>
      <w:r w:rsidR="007B3F44">
        <w:rPr>
          <w:rStyle w:val="Hyperlink"/>
          <w:rFonts w:cs="Arial"/>
        </w:rPr>
        <w:fldChar w:fldCharType="end"/>
      </w:r>
      <w:r w:rsidR="00B17473" w:rsidRPr="00B16275">
        <w:rPr>
          <w:rFonts w:cs="Arial"/>
        </w:rPr>
        <w:t>.</w:t>
      </w:r>
    </w:p>
    <w:p w14:paraId="00BCC132" w14:textId="77777777" w:rsidR="0027279F" w:rsidRPr="00B16275" w:rsidRDefault="0027279F" w:rsidP="001D458F">
      <w:pPr>
        <w:pStyle w:val="ListParagraph"/>
        <w:spacing w:after="0"/>
        <w:ind w:left="0"/>
        <w:rPr>
          <w:rFonts w:cs="Arial"/>
        </w:rPr>
      </w:pPr>
    </w:p>
    <w:p w14:paraId="6C780B9B" w14:textId="54623AA2" w:rsidR="001D458F" w:rsidRPr="00B16275" w:rsidRDefault="001D458F" w:rsidP="001D458F">
      <w:pPr>
        <w:pStyle w:val="Heading1"/>
        <w:rPr>
          <w:rFonts w:asciiTheme="minorHAnsi" w:hAnsiTheme="minorHAnsi"/>
          <w:b w:val="0"/>
        </w:rPr>
      </w:pPr>
      <w:r w:rsidRPr="00B16275">
        <w:rPr>
          <w:rFonts w:asciiTheme="minorHAnsi" w:hAnsiTheme="minorHAnsi"/>
        </w:rPr>
        <w:t xml:space="preserve">Step 3. </w:t>
      </w:r>
      <w:r w:rsidR="00766F94" w:rsidRPr="00B16275">
        <w:rPr>
          <w:rFonts w:asciiTheme="minorHAnsi" w:hAnsiTheme="minorHAnsi"/>
          <w:b w:val="0"/>
        </w:rPr>
        <w:t>Prepare your files and folders</w:t>
      </w:r>
    </w:p>
    <w:p w14:paraId="57704678" w14:textId="77777777" w:rsidR="001D458F" w:rsidRPr="00B16275" w:rsidRDefault="001D458F" w:rsidP="001D458F">
      <w:pPr>
        <w:spacing w:after="0"/>
        <w:rPr>
          <w:rFonts w:cs="Arial"/>
        </w:rPr>
      </w:pPr>
    </w:p>
    <w:p w14:paraId="5ED93698" w14:textId="77777777" w:rsidR="00992229" w:rsidRPr="00B16275" w:rsidRDefault="00992229">
      <w:pPr>
        <w:pStyle w:val="Heading2"/>
      </w:pPr>
      <w:r w:rsidRPr="00B16275">
        <w:t>Files provided to you</w:t>
      </w:r>
      <w:r w:rsidR="007C0373" w:rsidRPr="00B16275">
        <w:t xml:space="preserve"> in folders and located in the suggested office shared drive folder location</w:t>
      </w:r>
    </w:p>
    <w:p w14:paraId="42241724" w14:textId="77777777" w:rsidR="00EF39F7" w:rsidRPr="00B16275" w:rsidRDefault="00EF39F7" w:rsidP="001D458F">
      <w:pPr>
        <w:spacing w:after="0"/>
        <w:rPr>
          <w:rFonts w:cs="Arial"/>
        </w:rPr>
      </w:pPr>
    </w:p>
    <w:p w14:paraId="4256278E" w14:textId="5C2D7CBB" w:rsidR="00EF39F7" w:rsidRPr="00B16275" w:rsidRDefault="002A26D0" w:rsidP="00EF39F7">
      <w:pPr>
        <w:spacing w:after="0"/>
        <w:rPr>
          <w:rFonts w:cs="Arial"/>
        </w:rPr>
      </w:pPr>
      <w:r w:rsidRPr="00B16275">
        <w:rPr>
          <w:rFonts w:cs="Arial"/>
        </w:rPr>
        <w:t xml:space="preserve">This section will specify where the </w:t>
      </w:r>
      <w:r w:rsidR="000841AC" w:rsidRPr="00B16275">
        <w:rPr>
          <w:rFonts w:cs="Arial"/>
        </w:rPr>
        <w:t>map unit summary report</w:t>
      </w:r>
      <w:r w:rsidR="00CC3950" w:rsidRPr="00B16275">
        <w:rPr>
          <w:rFonts w:cs="Arial"/>
        </w:rPr>
        <w:t xml:space="preserve"> data layers and R files are</w:t>
      </w:r>
      <w:r w:rsidRPr="00B16275">
        <w:rPr>
          <w:rFonts w:cs="Arial"/>
        </w:rPr>
        <w:t xml:space="preserve"> to be located </w:t>
      </w:r>
      <w:r w:rsidR="00EF39F7" w:rsidRPr="00B16275">
        <w:rPr>
          <w:rFonts w:cs="Arial"/>
        </w:rPr>
        <w:t>in</w:t>
      </w:r>
      <w:r w:rsidRPr="00B16275">
        <w:rPr>
          <w:rFonts w:cs="Arial"/>
        </w:rPr>
        <w:t xml:space="preserve"> the </w:t>
      </w:r>
      <w:proofErr w:type="spellStart"/>
      <w:r w:rsidRPr="00B16275">
        <w:rPr>
          <w:rFonts w:cs="Arial"/>
        </w:rPr>
        <w:t>geodata</w:t>
      </w:r>
      <w:proofErr w:type="spellEnd"/>
      <w:r w:rsidRPr="00B16275">
        <w:rPr>
          <w:rFonts w:cs="Arial"/>
        </w:rPr>
        <w:t xml:space="preserve"> file</w:t>
      </w:r>
      <w:r w:rsidR="003A5C67" w:rsidRPr="00B16275">
        <w:rPr>
          <w:rFonts w:cs="Arial"/>
        </w:rPr>
        <w:t xml:space="preserve"> structure on </w:t>
      </w:r>
      <w:r w:rsidR="00EF39F7" w:rsidRPr="00B16275">
        <w:rPr>
          <w:rFonts w:cs="Arial"/>
        </w:rPr>
        <w:t xml:space="preserve">your </w:t>
      </w:r>
      <w:proofErr w:type="gramStart"/>
      <w:r w:rsidR="00EF39F7" w:rsidRPr="00B16275">
        <w:rPr>
          <w:rFonts w:cs="Arial"/>
        </w:rPr>
        <w:t>office shared</w:t>
      </w:r>
      <w:proofErr w:type="gramEnd"/>
      <w:r w:rsidR="00EF39F7" w:rsidRPr="00B16275">
        <w:rPr>
          <w:rFonts w:cs="Arial"/>
        </w:rPr>
        <w:t xml:space="preserve"> d</w:t>
      </w:r>
      <w:r w:rsidR="003A5C67" w:rsidRPr="00B16275">
        <w:rPr>
          <w:rFonts w:cs="Arial"/>
        </w:rPr>
        <w:t>rive.</w:t>
      </w:r>
      <w:r w:rsidRPr="00B16275">
        <w:rPr>
          <w:rFonts w:cs="Arial"/>
        </w:rPr>
        <w:t xml:space="preserve"> This </w:t>
      </w:r>
      <w:r w:rsidR="000C0D67" w:rsidRPr="00B16275">
        <w:rPr>
          <w:rFonts w:cs="Arial"/>
        </w:rPr>
        <w:t xml:space="preserve">fixed location </w:t>
      </w:r>
      <w:r w:rsidRPr="00B16275">
        <w:rPr>
          <w:rFonts w:cs="Arial"/>
        </w:rPr>
        <w:t>is to ensure easy access for tech</w:t>
      </w:r>
      <w:r w:rsidR="00EF39F7" w:rsidRPr="00B16275">
        <w:rPr>
          <w:rFonts w:cs="Arial"/>
        </w:rPr>
        <w:t>nical</w:t>
      </w:r>
      <w:r w:rsidRPr="00B16275">
        <w:rPr>
          <w:rFonts w:cs="Arial"/>
        </w:rPr>
        <w:t xml:space="preserve"> support and for</w:t>
      </w:r>
      <w:r w:rsidR="00BD6178" w:rsidRPr="00B16275">
        <w:rPr>
          <w:rFonts w:cs="Arial"/>
        </w:rPr>
        <w:t xml:space="preserve"> remotely</w:t>
      </w:r>
      <w:r w:rsidRPr="00B16275">
        <w:rPr>
          <w:rFonts w:cs="Arial"/>
        </w:rPr>
        <w:t xml:space="preserve"> i</w:t>
      </w:r>
      <w:r w:rsidR="00BD6178" w:rsidRPr="00B16275">
        <w:rPr>
          <w:rFonts w:cs="Arial"/>
        </w:rPr>
        <w:t>nstalling</w:t>
      </w:r>
      <w:r w:rsidRPr="00B16275">
        <w:rPr>
          <w:rFonts w:cs="Arial"/>
        </w:rPr>
        <w:t xml:space="preserve"> file update</w:t>
      </w:r>
      <w:r w:rsidR="00EF39F7" w:rsidRPr="00B16275">
        <w:rPr>
          <w:rFonts w:cs="Arial"/>
        </w:rPr>
        <w:t xml:space="preserve">s. </w:t>
      </w:r>
      <w:del w:id="32" w:author="Wood, Jennifer - NRCS, Davis, CA" w:date="2016-07-19T13:50:00Z">
        <w:r w:rsidR="00EF39F7" w:rsidRPr="00B16275" w:rsidDel="00CE06EF">
          <w:rPr>
            <w:rFonts w:cs="Arial"/>
          </w:rPr>
          <w:delText>The most recent versions are also available on the</w:delText>
        </w:r>
        <w:r w:rsidR="007B3F44" w:rsidDel="00CE06EF">
          <w:fldChar w:fldCharType="begin"/>
        </w:r>
        <w:r w:rsidR="007B3F44" w:rsidDel="00CE06EF">
          <w:delInstrText xml:space="preserve"> HYPERLINK "https://ems-team.usda.gov/sites/NRCS_California/soils/mlra_analysis/Lists/Advanced%20Tools/AllItems.aspx" </w:delInstrText>
        </w:r>
        <w:r w:rsidR="007B3F44" w:rsidDel="00CE06EF">
          <w:fldChar w:fldCharType="separate"/>
        </w:r>
        <w:r w:rsidR="00EF39F7" w:rsidRPr="00B16275" w:rsidDel="00CE06EF">
          <w:rPr>
            <w:rStyle w:val="Hyperlink"/>
            <w:rFonts w:cs="Arial"/>
          </w:rPr>
          <w:delText xml:space="preserve"> Region 2 Share Point R and web-based tools page</w:delText>
        </w:r>
        <w:r w:rsidR="007B3F44" w:rsidDel="00CE06EF">
          <w:rPr>
            <w:rStyle w:val="Hyperlink"/>
            <w:rFonts w:cs="Arial"/>
          </w:rPr>
          <w:fldChar w:fldCharType="end"/>
        </w:r>
        <w:r w:rsidR="00EF39F7" w:rsidRPr="00B16275" w:rsidDel="00CE06EF">
          <w:rPr>
            <w:rFonts w:cs="Arial"/>
          </w:rPr>
          <w:delText xml:space="preserve">. </w:delText>
        </w:r>
      </w:del>
    </w:p>
    <w:p w14:paraId="6103D31F" w14:textId="77777777" w:rsidR="00B17473" w:rsidRPr="00B16275" w:rsidRDefault="00B17473" w:rsidP="001D458F">
      <w:pPr>
        <w:spacing w:after="0"/>
        <w:rPr>
          <w:rFonts w:cs="Arial"/>
        </w:rPr>
      </w:pPr>
    </w:p>
    <w:p w14:paraId="6F04DDEB" w14:textId="1635F405" w:rsidR="000841AC" w:rsidRPr="00B16275" w:rsidRDefault="001D458F">
      <w:pPr>
        <w:pStyle w:val="Heading3"/>
        <w:pPrChange w:id="33" w:author="Wood, Jennifer - NRCS, Davis, CA" w:date="2016-07-21T14:05:00Z">
          <w:pPr>
            <w:pStyle w:val="Heading2"/>
          </w:pPr>
        </w:pPrChange>
      </w:pPr>
      <w:r w:rsidRPr="00B16275">
        <w:t>Overview</w:t>
      </w:r>
    </w:p>
    <w:p w14:paraId="31D381C7" w14:textId="0076DDD4" w:rsidR="00326C35" w:rsidRPr="00B16275" w:rsidRDefault="00326C35" w:rsidP="001D458F">
      <w:pPr>
        <w:numPr>
          <w:ilvl w:val="0"/>
          <w:numId w:val="6"/>
        </w:numPr>
        <w:spacing w:after="0"/>
        <w:contextualSpacing/>
        <w:rPr>
          <w:rFonts w:cs="Arial"/>
        </w:rPr>
      </w:pPr>
      <w:r w:rsidRPr="00B16275">
        <w:rPr>
          <w:rFonts w:cs="Arial"/>
        </w:rPr>
        <w:t xml:space="preserve">All data folders for the </w:t>
      </w:r>
      <w:r w:rsidR="00EF39F7" w:rsidRPr="00B16275">
        <w:rPr>
          <w:rFonts w:cs="Arial"/>
        </w:rPr>
        <w:t>map unit summary report</w:t>
      </w:r>
      <w:r w:rsidRPr="00B16275">
        <w:rPr>
          <w:rFonts w:cs="Arial"/>
        </w:rPr>
        <w:t xml:space="preserve"> are </w:t>
      </w:r>
      <w:r w:rsidR="00596DB9" w:rsidRPr="00B16275">
        <w:rPr>
          <w:rFonts w:cs="Arial"/>
        </w:rPr>
        <w:t>l</w:t>
      </w:r>
      <w:r w:rsidRPr="00B16275">
        <w:rPr>
          <w:rFonts w:cs="Arial"/>
        </w:rPr>
        <w:t>ab</w:t>
      </w:r>
      <w:r w:rsidR="00EF39F7" w:rsidRPr="00B16275">
        <w:rPr>
          <w:rFonts w:cs="Arial"/>
        </w:rPr>
        <w:t>e</w:t>
      </w:r>
      <w:r w:rsidRPr="00B16275">
        <w:rPr>
          <w:rFonts w:cs="Arial"/>
        </w:rPr>
        <w:t xml:space="preserve">led as </w:t>
      </w:r>
      <w:proofErr w:type="spellStart"/>
      <w:r w:rsidRPr="00B16275">
        <w:rPr>
          <w:rFonts w:cs="Arial"/>
        </w:rPr>
        <w:t>MUSum</w:t>
      </w:r>
      <w:proofErr w:type="spellEnd"/>
      <w:r w:rsidRPr="00B16275">
        <w:rPr>
          <w:rFonts w:cs="Arial"/>
        </w:rPr>
        <w:t>_</w:t>
      </w:r>
      <w:del w:id="34" w:author="Wood, Jennifer - NRCS, Davis, CA" w:date="2016-07-18T12:27:00Z">
        <w:r w:rsidRPr="00B16275" w:rsidDel="00E1147E">
          <w:rPr>
            <w:rFonts w:cs="Arial"/>
          </w:rPr>
          <w:delText>(and</w:delText>
        </w:r>
      </w:del>
      <w:del w:id="35" w:author="Wood, Jennifer - NRCS, Davis, CA" w:date="2016-07-18T14:09:00Z">
        <w:r w:rsidRPr="00B16275" w:rsidDel="00952C33">
          <w:rPr>
            <w:rFonts w:cs="Arial"/>
          </w:rPr>
          <w:delText xml:space="preserve"> data type</w:delText>
        </w:r>
      </w:del>
      <w:ins w:id="36" w:author="Wood, Jennifer - NRCS, Davis, CA" w:date="2016-07-18T14:09:00Z">
        <w:r w:rsidR="00952C33">
          <w:rPr>
            <w:rFonts w:cs="Arial"/>
          </w:rPr>
          <w:t>*</w:t>
        </w:r>
      </w:ins>
      <w:del w:id="37" w:author="Wood, Jennifer - NRCS, Davis, CA" w:date="2016-07-18T12:27:00Z">
        <w:r w:rsidRPr="00B16275" w:rsidDel="00E1147E">
          <w:rPr>
            <w:rFonts w:cs="Arial"/>
          </w:rPr>
          <w:delText>)</w:delText>
        </w:r>
      </w:del>
      <w:r w:rsidRPr="00B16275">
        <w:rPr>
          <w:rFonts w:cs="Arial"/>
        </w:rPr>
        <w:t xml:space="preserve">, such as </w:t>
      </w:r>
      <w:proofErr w:type="spellStart"/>
      <w:r w:rsidRPr="00B16275">
        <w:rPr>
          <w:rFonts w:cs="Arial"/>
        </w:rPr>
        <w:t>MUSum_PRISM</w:t>
      </w:r>
      <w:proofErr w:type="spellEnd"/>
      <w:r w:rsidRPr="00B16275">
        <w:rPr>
          <w:rFonts w:cs="Arial"/>
        </w:rPr>
        <w:t xml:space="preserve"> or MUSum_10M_SSR2.</w:t>
      </w:r>
    </w:p>
    <w:p w14:paraId="2EDF309F" w14:textId="37A07BCA" w:rsidR="000841AC" w:rsidRPr="00B16275" w:rsidRDefault="000841AC" w:rsidP="001D458F">
      <w:pPr>
        <w:numPr>
          <w:ilvl w:val="0"/>
          <w:numId w:val="6"/>
        </w:numPr>
        <w:spacing w:after="0"/>
        <w:contextualSpacing/>
        <w:rPr>
          <w:rFonts w:cs="Arial"/>
        </w:rPr>
      </w:pPr>
      <w:r w:rsidRPr="00B16275">
        <w:rPr>
          <w:rFonts w:cs="Arial"/>
        </w:rPr>
        <w:t>The abbreviation “</w:t>
      </w:r>
      <w:proofErr w:type="spellStart"/>
      <w:r w:rsidRPr="00B16275">
        <w:rPr>
          <w:rFonts w:cs="Arial"/>
        </w:rPr>
        <w:t>MUSum</w:t>
      </w:r>
      <w:proofErr w:type="spellEnd"/>
      <w:r w:rsidRPr="00B16275">
        <w:rPr>
          <w:rFonts w:cs="Arial"/>
        </w:rPr>
        <w:t>” is spoken as “M U Sum”, for “map unit summary”</w:t>
      </w:r>
    </w:p>
    <w:p w14:paraId="146E72C7" w14:textId="62E73C4A" w:rsidR="002A26D0" w:rsidRPr="008A3865" w:rsidRDefault="00326C35" w:rsidP="001D458F">
      <w:pPr>
        <w:numPr>
          <w:ilvl w:val="0"/>
          <w:numId w:val="6"/>
        </w:numPr>
        <w:spacing w:after="0"/>
        <w:contextualSpacing/>
        <w:rPr>
          <w:rFonts w:cs="Arial"/>
          <w:u w:val="single"/>
        </w:rPr>
      </w:pPr>
      <w:del w:id="38" w:author="Wood, Jennifer - NRCS, Davis, CA" w:date="2016-07-19T13:20:00Z">
        <w:r w:rsidRPr="008A3865" w:rsidDel="008A3865">
          <w:rPr>
            <w:rFonts w:cs="Arial"/>
            <w:rPrChange w:id="39" w:author="Wood, Jennifer - NRCS, Davis, CA" w:date="2016-07-19T13:19:00Z">
              <w:rPr>
                <w:rFonts w:cs="Arial"/>
                <w:highlight w:val="yellow"/>
              </w:rPr>
            </w:rPrChange>
          </w:rPr>
          <w:delText xml:space="preserve">All </w:delText>
        </w:r>
      </w:del>
      <w:ins w:id="40" w:author="Wood, Jennifer - NRCS, Davis, CA" w:date="2016-07-19T13:20:00Z">
        <w:r w:rsidR="008A3865">
          <w:rPr>
            <w:rFonts w:cs="Arial"/>
          </w:rPr>
          <w:t xml:space="preserve">Master copies of the </w:t>
        </w:r>
      </w:ins>
      <w:proofErr w:type="spellStart"/>
      <w:r w:rsidRPr="008A3865">
        <w:rPr>
          <w:rFonts w:cs="Arial"/>
          <w:rPrChange w:id="41" w:author="Wood, Jennifer - NRCS, Davis, CA" w:date="2016-07-19T13:19:00Z">
            <w:rPr>
              <w:rFonts w:cs="Arial"/>
              <w:highlight w:val="yellow"/>
            </w:rPr>
          </w:rPrChange>
        </w:rPr>
        <w:t>MUSum</w:t>
      </w:r>
      <w:proofErr w:type="spellEnd"/>
      <w:r w:rsidRPr="008A3865">
        <w:rPr>
          <w:rFonts w:cs="Arial"/>
          <w:rPrChange w:id="42" w:author="Wood, Jennifer - NRCS, Davis, CA" w:date="2016-07-19T13:19:00Z">
            <w:rPr>
              <w:rFonts w:cs="Arial"/>
              <w:highlight w:val="yellow"/>
            </w:rPr>
          </w:rPrChange>
        </w:rPr>
        <w:t xml:space="preserve"> data folders </w:t>
      </w:r>
      <w:del w:id="43" w:author="Wood, Jennifer - NRCS, Davis, CA" w:date="2016-07-19T13:18:00Z">
        <w:r w:rsidRPr="008A3865" w:rsidDel="008A3865">
          <w:rPr>
            <w:rFonts w:cs="Arial"/>
            <w:rPrChange w:id="44" w:author="Wood, Jennifer - NRCS, Davis, CA" w:date="2016-07-19T13:19:00Z">
              <w:rPr>
                <w:rFonts w:cs="Arial"/>
                <w:highlight w:val="yellow"/>
              </w:rPr>
            </w:rPrChange>
          </w:rPr>
          <w:delText>shall be located</w:delText>
        </w:r>
      </w:del>
      <w:ins w:id="45" w:author="Wood, Jennifer - NRCS, Davis, CA" w:date="2016-07-19T13:18:00Z">
        <w:r w:rsidR="008A3865" w:rsidRPr="008A3865">
          <w:rPr>
            <w:rFonts w:cs="Arial"/>
            <w:rPrChange w:id="46" w:author="Wood, Jennifer - NRCS, Davis, CA" w:date="2016-07-19T13:19:00Z">
              <w:rPr>
                <w:rFonts w:cs="Arial"/>
                <w:highlight w:val="yellow"/>
              </w:rPr>
            </w:rPrChange>
          </w:rPr>
          <w:t xml:space="preserve">will be </w:t>
        </w:r>
      </w:ins>
      <w:ins w:id="47" w:author="Wood, Jennifer - NRCS, Davis, CA" w:date="2016-07-19T13:19:00Z">
        <w:r w:rsidR="008A3865">
          <w:rPr>
            <w:rFonts w:cs="Arial"/>
          </w:rPr>
          <w:t>stored</w:t>
        </w:r>
      </w:ins>
      <w:ins w:id="48" w:author="Wood, Jennifer - NRCS, Davis, CA" w:date="2016-07-19T13:18:00Z">
        <w:r w:rsidR="008A3865" w:rsidRPr="008A3865">
          <w:rPr>
            <w:rFonts w:cs="Arial"/>
            <w:rPrChange w:id="49" w:author="Wood, Jennifer - NRCS, Davis, CA" w:date="2016-07-19T13:19:00Z">
              <w:rPr>
                <w:rFonts w:cs="Arial"/>
                <w:highlight w:val="yellow"/>
              </w:rPr>
            </w:rPrChange>
          </w:rPr>
          <w:t xml:space="preserve"> in your office shared data drive,</w:t>
        </w:r>
      </w:ins>
      <w:r w:rsidRPr="008A3865">
        <w:rPr>
          <w:rFonts w:cs="Arial"/>
          <w:rPrChange w:id="50" w:author="Wood, Jennifer - NRCS, Davis, CA" w:date="2016-07-19T13:19:00Z">
            <w:rPr>
              <w:rFonts w:cs="Arial"/>
              <w:highlight w:val="yellow"/>
            </w:rPr>
          </w:rPrChange>
        </w:rPr>
        <w:t xml:space="preserve"> in the “</w:t>
      </w:r>
      <w:proofErr w:type="spellStart"/>
      <w:r w:rsidRPr="008A3865">
        <w:rPr>
          <w:rFonts w:cs="Arial"/>
          <w:rPrChange w:id="51" w:author="Wood, Jennifer - NRCS, Davis, CA" w:date="2016-07-19T13:19:00Z">
            <w:rPr>
              <w:rFonts w:cs="Arial"/>
              <w:highlight w:val="yellow"/>
            </w:rPr>
          </w:rPrChange>
        </w:rPr>
        <w:t>project_data</w:t>
      </w:r>
      <w:proofErr w:type="spellEnd"/>
      <w:r w:rsidRPr="008A3865">
        <w:rPr>
          <w:rFonts w:cs="Arial"/>
          <w:rPrChange w:id="52" w:author="Wood, Jennifer - NRCS, Davis, CA" w:date="2016-07-19T13:19:00Z">
            <w:rPr>
              <w:rFonts w:cs="Arial"/>
              <w:highlight w:val="yellow"/>
            </w:rPr>
          </w:rPrChange>
        </w:rPr>
        <w:t>” folder of the “</w:t>
      </w:r>
      <w:proofErr w:type="spellStart"/>
      <w:r w:rsidRPr="008A3865">
        <w:rPr>
          <w:rFonts w:cs="Arial"/>
          <w:rPrChange w:id="53" w:author="Wood, Jennifer - NRCS, Davis, CA" w:date="2016-07-19T13:19:00Z">
            <w:rPr>
              <w:rFonts w:cs="Arial"/>
              <w:highlight w:val="yellow"/>
            </w:rPr>
          </w:rPrChange>
        </w:rPr>
        <w:t>geodata</w:t>
      </w:r>
      <w:proofErr w:type="spellEnd"/>
      <w:r w:rsidRPr="008A3865">
        <w:rPr>
          <w:rFonts w:cs="Arial"/>
          <w:rPrChange w:id="54" w:author="Wood, Jennifer - NRCS, Davis, CA" w:date="2016-07-19T13:19:00Z">
            <w:rPr>
              <w:rFonts w:cs="Arial"/>
              <w:highlight w:val="yellow"/>
            </w:rPr>
          </w:rPrChange>
        </w:rPr>
        <w:t xml:space="preserve">” </w:t>
      </w:r>
      <w:del w:id="55" w:author="Wood, Jennifer - NRCS, Davis, CA" w:date="2016-07-19T13:19:00Z">
        <w:r w:rsidRPr="008A3865" w:rsidDel="008A3865">
          <w:rPr>
            <w:rFonts w:cs="Arial"/>
            <w:rPrChange w:id="56" w:author="Wood, Jennifer - NRCS, Davis, CA" w:date="2016-07-19T13:19:00Z">
              <w:rPr>
                <w:rFonts w:cs="Arial"/>
                <w:highlight w:val="yellow"/>
              </w:rPr>
            </w:rPrChange>
          </w:rPr>
          <w:delText xml:space="preserve">directory in </w:delText>
        </w:r>
      </w:del>
      <w:del w:id="57" w:author="Wood, Jennifer - NRCS, Davis, CA" w:date="2016-07-18T12:20:00Z">
        <w:r w:rsidRPr="008A3865" w:rsidDel="002C3FB4">
          <w:rPr>
            <w:rFonts w:cs="Arial"/>
            <w:rPrChange w:id="58" w:author="Wood, Jennifer - NRCS, Davis, CA" w:date="2016-07-19T13:19:00Z">
              <w:rPr>
                <w:rFonts w:cs="Arial"/>
                <w:highlight w:val="yellow"/>
              </w:rPr>
            </w:rPrChange>
          </w:rPr>
          <w:delText xml:space="preserve">the </w:delText>
        </w:r>
      </w:del>
      <w:del w:id="59" w:author="Wood, Jennifer - NRCS, Davis, CA" w:date="2016-07-19T13:19:00Z">
        <w:r w:rsidRPr="008A3865" w:rsidDel="008A3865">
          <w:rPr>
            <w:rFonts w:cs="Arial"/>
            <w:rPrChange w:id="60" w:author="Wood, Jennifer - NRCS, Davis, CA" w:date="2016-07-19T13:19:00Z">
              <w:rPr>
                <w:rFonts w:cs="Arial"/>
                <w:highlight w:val="yellow"/>
              </w:rPr>
            </w:rPrChange>
          </w:rPr>
          <w:delText xml:space="preserve">Shared </w:delText>
        </w:r>
        <w:commentRangeStart w:id="61"/>
        <w:r w:rsidRPr="008A3865" w:rsidDel="008A3865">
          <w:rPr>
            <w:rFonts w:cs="Arial"/>
            <w:rPrChange w:id="62" w:author="Wood, Jennifer - NRCS, Davis, CA" w:date="2016-07-19T13:19:00Z">
              <w:rPr>
                <w:rFonts w:cs="Arial"/>
                <w:highlight w:val="yellow"/>
              </w:rPr>
            </w:rPrChange>
          </w:rPr>
          <w:delText>Drive</w:delText>
        </w:r>
        <w:commentRangeEnd w:id="61"/>
        <w:r w:rsidR="009A6895" w:rsidRPr="008A3865" w:rsidDel="008A3865">
          <w:rPr>
            <w:rStyle w:val="CommentReference"/>
          </w:rPr>
          <w:commentReference w:id="61"/>
        </w:r>
        <w:r w:rsidRPr="008A3865" w:rsidDel="008A3865">
          <w:rPr>
            <w:rFonts w:cs="Arial"/>
            <w:rPrChange w:id="63" w:author="Wood, Jennifer - NRCS, Davis, CA" w:date="2016-07-19T13:19:00Z">
              <w:rPr>
                <w:rFonts w:cs="Arial"/>
                <w:highlight w:val="yellow"/>
              </w:rPr>
            </w:rPrChange>
          </w:rPr>
          <w:delText>.</w:delText>
        </w:r>
      </w:del>
      <w:ins w:id="64" w:author="Wood, Jennifer - NRCS, Davis, CA" w:date="2016-07-19T13:19:00Z">
        <w:r w:rsidR="008A3865" w:rsidRPr="008A3865">
          <w:rPr>
            <w:rFonts w:cs="Arial"/>
          </w:rPr>
          <w:t>folder.</w:t>
        </w:r>
      </w:ins>
      <w:r w:rsidRPr="008A3865">
        <w:rPr>
          <w:rFonts w:cs="Arial"/>
        </w:rPr>
        <w:t xml:space="preserve"> </w:t>
      </w:r>
    </w:p>
    <w:p w14:paraId="013863F3" w14:textId="28207F09" w:rsidR="00326C35" w:rsidRPr="00B16275" w:rsidRDefault="00326C35" w:rsidP="001D458F">
      <w:pPr>
        <w:pStyle w:val="ListParagraph"/>
        <w:numPr>
          <w:ilvl w:val="0"/>
          <w:numId w:val="6"/>
        </w:numPr>
        <w:spacing w:after="0"/>
        <w:rPr>
          <w:rFonts w:cs="Arial"/>
        </w:rPr>
      </w:pPr>
      <w:r w:rsidRPr="00B16275">
        <w:rPr>
          <w:rFonts w:cs="Arial"/>
        </w:rPr>
        <w:t xml:space="preserve">All </w:t>
      </w:r>
      <w:ins w:id="65" w:author="Wood, Jennifer - NRCS, Davis, CA" w:date="2016-07-19T13:20:00Z">
        <w:r w:rsidR="008A3865">
          <w:rPr>
            <w:rFonts w:cs="Arial"/>
          </w:rPr>
          <w:t xml:space="preserve">master files in the </w:t>
        </w:r>
      </w:ins>
      <w:proofErr w:type="spellStart"/>
      <w:r w:rsidRPr="00B16275">
        <w:rPr>
          <w:rFonts w:cs="Arial"/>
        </w:rPr>
        <w:t>MUSum</w:t>
      </w:r>
      <w:proofErr w:type="spellEnd"/>
      <w:r w:rsidR="004D500D" w:rsidRPr="00B16275">
        <w:rPr>
          <w:rFonts w:cs="Arial"/>
        </w:rPr>
        <w:t>_*</w:t>
      </w:r>
      <w:r w:rsidRPr="00B16275">
        <w:rPr>
          <w:rFonts w:cs="Arial"/>
        </w:rPr>
        <w:t xml:space="preserve"> </w:t>
      </w:r>
      <w:r w:rsidR="004D500D" w:rsidRPr="00B16275">
        <w:rPr>
          <w:rFonts w:cs="Arial"/>
        </w:rPr>
        <w:t xml:space="preserve">named </w:t>
      </w:r>
      <w:r w:rsidRPr="00B16275">
        <w:rPr>
          <w:rFonts w:cs="Arial"/>
        </w:rPr>
        <w:t xml:space="preserve">folders and their </w:t>
      </w:r>
      <w:r w:rsidR="0090172F" w:rsidRPr="00B16275">
        <w:rPr>
          <w:rFonts w:cs="Arial"/>
        </w:rPr>
        <w:t>associated</w:t>
      </w:r>
      <w:r w:rsidR="00F875AF" w:rsidRPr="00B16275">
        <w:rPr>
          <w:rFonts w:cs="Arial"/>
        </w:rPr>
        <w:t xml:space="preserve"> files are </w:t>
      </w:r>
      <w:r w:rsidRPr="00B16275">
        <w:rPr>
          <w:rFonts w:cs="Arial"/>
        </w:rPr>
        <w:t xml:space="preserve">considered </w:t>
      </w:r>
      <w:r w:rsidR="00F875AF" w:rsidRPr="00B16275">
        <w:rPr>
          <w:rFonts w:cs="Arial"/>
        </w:rPr>
        <w:t xml:space="preserve">to be </w:t>
      </w:r>
      <w:r w:rsidRPr="00B16275">
        <w:rPr>
          <w:rFonts w:cs="Arial"/>
        </w:rPr>
        <w:t>“read</w:t>
      </w:r>
      <w:r w:rsidR="00596DB9" w:rsidRPr="00B16275">
        <w:rPr>
          <w:rFonts w:cs="Arial"/>
        </w:rPr>
        <w:t xml:space="preserve"> only”.  No alterations are to </w:t>
      </w:r>
      <w:proofErr w:type="gramStart"/>
      <w:r w:rsidR="00596DB9" w:rsidRPr="00B16275">
        <w:rPr>
          <w:rFonts w:cs="Arial"/>
        </w:rPr>
        <w:t>b</w:t>
      </w:r>
      <w:r w:rsidRPr="00B16275">
        <w:rPr>
          <w:rFonts w:cs="Arial"/>
        </w:rPr>
        <w:t>e made</w:t>
      </w:r>
      <w:proofErr w:type="gramEnd"/>
      <w:r w:rsidRPr="00B16275">
        <w:rPr>
          <w:rFonts w:cs="Arial"/>
        </w:rPr>
        <w:t xml:space="preserve"> without authorization of the RO. </w:t>
      </w:r>
    </w:p>
    <w:p w14:paraId="737D5D5F" w14:textId="2DB4E062" w:rsidR="00326C35" w:rsidRPr="00B16275" w:rsidRDefault="00326C35" w:rsidP="001D458F">
      <w:pPr>
        <w:pStyle w:val="ListParagraph"/>
        <w:numPr>
          <w:ilvl w:val="0"/>
          <w:numId w:val="6"/>
        </w:numPr>
        <w:spacing w:after="0"/>
        <w:rPr>
          <w:rFonts w:cs="Arial"/>
        </w:rPr>
      </w:pPr>
      <w:r w:rsidRPr="00B16275">
        <w:rPr>
          <w:rFonts w:cs="Arial"/>
        </w:rPr>
        <w:t xml:space="preserve">The </w:t>
      </w:r>
      <w:proofErr w:type="spellStart"/>
      <w:r w:rsidRPr="00B16275">
        <w:rPr>
          <w:rFonts w:cs="Arial"/>
        </w:rPr>
        <w:t>MUSum</w:t>
      </w:r>
      <w:proofErr w:type="spellEnd"/>
      <w:r w:rsidRPr="00B16275">
        <w:rPr>
          <w:rFonts w:cs="Arial"/>
        </w:rPr>
        <w:t xml:space="preserve"> DEM</w:t>
      </w:r>
      <w:r w:rsidR="004D500D" w:rsidRPr="00B16275">
        <w:rPr>
          <w:rFonts w:cs="Arial"/>
        </w:rPr>
        <w:t>s</w:t>
      </w:r>
      <w:r w:rsidRPr="00B16275">
        <w:rPr>
          <w:rFonts w:cs="Arial"/>
        </w:rPr>
        <w:t xml:space="preserve"> and derivatives, due to their integer format</w:t>
      </w:r>
      <w:r w:rsidR="004D500D" w:rsidRPr="00B16275">
        <w:rPr>
          <w:rFonts w:cs="Arial"/>
        </w:rPr>
        <w:t>,</w:t>
      </w:r>
      <w:r w:rsidRPr="00B16275">
        <w:rPr>
          <w:rFonts w:cs="Arial"/>
        </w:rPr>
        <w:t xml:space="preserve"> are appropr</w:t>
      </w:r>
      <w:r w:rsidR="00EF39F7" w:rsidRPr="00B16275">
        <w:rPr>
          <w:rFonts w:cs="Arial"/>
        </w:rPr>
        <w:t xml:space="preserve">iate for the </w:t>
      </w:r>
      <w:proofErr w:type="spellStart"/>
      <w:r w:rsidR="00EF39F7" w:rsidRPr="00B16275">
        <w:rPr>
          <w:rFonts w:cs="Arial"/>
        </w:rPr>
        <w:t>MUSum</w:t>
      </w:r>
      <w:proofErr w:type="spellEnd"/>
      <w:r w:rsidR="00EF39F7" w:rsidRPr="00B16275">
        <w:rPr>
          <w:rFonts w:cs="Arial"/>
        </w:rPr>
        <w:t xml:space="preserve"> Model only.</w:t>
      </w:r>
      <w:r w:rsidRPr="00B16275">
        <w:rPr>
          <w:rFonts w:cs="Arial"/>
        </w:rPr>
        <w:t xml:space="preserve"> Other files are suitable for other uses, such as the PRISM</w:t>
      </w:r>
      <w:r w:rsidR="00F875AF" w:rsidRPr="00B16275">
        <w:rPr>
          <w:rFonts w:cs="Arial"/>
        </w:rPr>
        <w:t>_800m</w:t>
      </w:r>
      <w:r w:rsidRPr="00B16275">
        <w:rPr>
          <w:rFonts w:cs="Arial"/>
        </w:rPr>
        <w:t xml:space="preserve"> and MLRA </w:t>
      </w:r>
      <w:proofErr w:type="spellStart"/>
      <w:r w:rsidRPr="00B16275">
        <w:rPr>
          <w:rFonts w:cs="Arial"/>
        </w:rPr>
        <w:t>hillshades</w:t>
      </w:r>
      <w:proofErr w:type="spellEnd"/>
      <w:r w:rsidR="00F875AF" w:rsidRPr="00B16275">
        <w:rPr>
          <w:rFonts w:cs="Arial"/>
        </w:rPr>
        <w:t>. These are to</w:t>
      </w:r>
      <w:r w:rsidRPr="00B16275">
        <w:rPr>
          <w:rFonts w:cs="Arial"/>
        </w:rPr>
        <w:t xml:space="preserve"> be located in the proper thematic folder in the “</w:t>
      </w:r>
      <w:proofErr w:type="spellStart"/>
      <w:r w:rsidRPr="00B16275">
        <w:rPr>
          <w:rFonts w:cs="Arial"/>
        </w:rPr>
        <w:t>geodata</w:t>
      </w:r>
      <w:proofErr w:type="spellEnd"/>
      <w:r w:rsidRPr="00B16275">
        <w:rPr>
          <w:rFonts w:cs="Arial"/>
        </w:rPr>
        <w:t xml:space="preserve">” directory.  </w:t>
      </w:r>
      <w:r w:rsidR="00F875AF" w:rsidRPr="00B16275">
        <w:rPr>
          <w:rFonts w:cs="Arial"/>
        </w:rPr>
        <w:t xml:space="preserve">As a note, the PRISM_800m folder is an exact copy of the </w:t>
      </w:r>
      <w:proofErr w:type="spellStart"/>
      <w:r w:rsidR="00F875AF" w:rsidRPr="00B16275">
        <w:rPr>
          <w:rFonts w:cs="Arial"/>
        </w:rPr>
        <w:t>MUSum_PRISM</w:t>
      </w:r>
      <w:proofErr w:type="spellEnd"/>
      <w:r w:rsidR="00F875AF" w:rsidRPr="00B16275">
        <w:rPr>
          <w:rFonts w:cs="Arial"/>
        </w:rPr>
        <w:t xml:space="preserve"> folder.</w:t>
      </w:r>
    </w:p>
    <w:p w14:paraId="6B5354B6" w14:textId="77777777" w:rsidR="002A26D0" w:rsidRPr="00B16275" w:rsidRDefault="002A26D0" w:rsidP="001D458F">
      <w:pPr>
        <w:spacing w:after="0"/>
        <w:rPr>
          <w:rFonts w:cs="Arial"/>
          <w:u w:val="single"/>
        </w:rPr>
      </w:pPr>
    </w:p>
    <w:p w14:paraId="62B9F850" w14:textId="77777777" w:rsidR="007C0373" w:rsidRPr="00B16275" w:rsidRDefault="007C0373">
      <w:pPr>
        <w:pStyle w:val="Heading3"/>
      </w:pPr>
      <w:r w:rsidRPr="00B16275">
        <w:lastRenderedPageBreak/>
        <w:t>R files</w:t>
      </w:r>
    </w:p>
    <w:p w14:paraId="13781126" w14:textId="5816E7A7" w:rsidR="00FE5EAF" w:rsidRPr="00B16275" w:rsidRDefault="00EF39F7" w:rsidP="001D458F">
      <w:pPr>
        <w:spacing w:after="0"/>
        <w:rPr>
          <w:rFonts w:cs="Arial"/>
        </w:rPr>
      </w:pPr>
      <w:r w:rsidRPr="00B16275">
        <w:rPr>
          <w:rFonts w:cs="Arial"/>
        </w:rPr>
        <w:t>Store</w:t>
      </w:r>
      <w:r w:rsidR="00FE5EAF" w:rsidRPr="00B16275">
        <w:rPr>
          <w:rFonts w:cs="Arial"/>
        </w:rPr>
        <w:t xml:space="preserve"> the</w:t>
      </w:r>
      <w:ins w:id="66" w:author="Wood, Jennifer - NRCS, Davis, CA" w:date="2016-07-18T14:10:00Z">
        <w:r w:rsidR="00952C33">
          <w:rPr>
            <w:rFonts w:cs="Arial"/>
          </w:rPr>
          <w:t xml:space="preserve"> master copies of these</w:t>
        </w:r>
      </w:ins>
      <w:del w:id="67" w:author="Wood, Jennifer - NRCS, Davis, CA" w:date="2016-07-18T14:10:00Z">
        <w:r w:rsidR="00FE5EAF" w:rsidRPr="00B16275" w:rsidDel="00952C33">
          <w:rPr>
            <w:rFonts w:cs="Arial"/>
          </w:rPr>
          <w:delText>se</w:delText>
        </w:r>
      </w:del>
      <w:r w:rsidR="00FE5EAF" w:rsidRPr="00B16275">
        <w:rPr>
          <w:rFonts w:cs="Arial"/>
        </w:rPr>
        <w:t xml:space="preserve"> files according to the following </w:t>
      </w:r>
      <w:r w:rsidR="00A4074C" w:rsidRPr="00B16275">
        <w:rPr>
          <w:rFonts w:cs="Arial"/>
        </w:rPr>
        <w:t xml:space="preserve">file </w:t>
      </w:r>
      <w:r w:rsidR="00FE5EAF" w:rsidRPr="00B16275">
        <w:rPr>
          <w:rFonts w:cs="Arial"/>
        </w:rPr>
        <w:t>structure</w:t>
      </w:r>
      <w:ins w:id="68" w:author="Wood, Jennifer - NRCS, Davis, CA" w:date="2016-07-18T14:10:00Z">
        <w:r w:rsidR="00952C33">
          <w:rPr>
            <w:rFonts w:cs="Arial"/>
          </w:rPr>
          <w:t xml:space="preserve"> on your shared office drive</w:t>
        </w:r>
      </w:ins>
      <w:r w:rsidR="00FE5EAF" w:rsidRPr="00B16275">
        <w:rPr>
          <w:rFonts w:cs="Arial"/>
        </w:rPr>
        <w:t xml:space="preserve">. </w:t>
      </w:r>
      <w:ins w:id="69" w:author="Wood, Jennifer - NRCS, Davis, CA" w:date="2016-07-18T14:11:00Z">
        <w:r w:rsidR="00952C33">
          <w:rPr>
            <w:rFonts w:cs="Arial"/>
          </w:rPr>
          <w:t>These files are not set up for simultaneous usage</w:t>
        </w:r>
      </w:ins>
      <w:ins w:id="70" w:author="Wood, Jennifer - NRCS, Davis, CA" w:date="2016-07-18T14:13:00Z">
        <w:r w:rsidR="00952C33">
          <w:rPr>
            <w:rFonts w:cs="Arial"/>
          </w:rPr>
          <w:t xml:space="preserve">. </w:t>
        </w:r>
      </w:ins>
      <w:ins w:id="71" w:author="Wood, Jennifer - NRCS, Davis, CA" w:date="2016-07-18T14:14:00Z">
        <w:r w:rsidR="00952C33">
          <w:rPr>
            <w:rFonts w:cs="Arial"/>
          </w:rPr>
          <w:t xml:space="preserve">These are small files, so </w:t>
        </w:r>
      </w:ins>
      <w:ins w:id="72" w:author="Wood, Jennifer - NRCS, Davis, CA" w:date="2016-07-19T13:51:00Z">
        <w:r w:rsidR="00CE06EF">
          <w:rPr>
            <w:rFonts w:cs="Arial"/>
          </w:rPr>
          <w:t xml:space="preserve">for active use </w:t>
        </w:r>
      </w:ins>
      <w:ins w:id="73" w:author="Wood, Jennifer - NRCS, Davis, CA" w:date="2016-07-18T14:12:00Z">
        <w:r w:rsidR="00952C33">
          <w:rPr>
            <w:rFonts w:cs="Arial"/>
          </w:rPr>
          <w:t xml:space="preserve">they </w:t>
        </w:r>
        <w:proofErr w:type="gramStart"/>
        <w:r w:rsidR="00952C33">
          <w:rPr>
            <w:rFonts w:cs="Arial"/>
          </w:rPr>
          <w:t xml:space="preserve">will be </w:t>
        </w:r>
      </w:ins>
      <w:del w:id="74" w:author="Wood, Jennifer - NRCS, Davis, CA" w:date="2016-07-18T14:13:00Z">
        <w:r w:rsidR="00FE5EAF" w:rsidRPr="00B16275" w:rsidDel="00952C33">
          <w:rPr>
            <w:rFonts w:cs="Arial"/>
          </w:rPr>
          <w:delText xml:space="preserve">They are small files and can be </w:delText>
        </w:r>
      </w:del>
      <w:r w:rsidR="00FE5EAF" w:rsidRPr="00B16275">
        <w:rPr>
          <w:rFonts w:cs="Arial"/>
        </w:rPr>
        <w:t>copied</w:t>
      </w:r>
      <w:proofErr w:type="gramEnd"/>
      <w:r w:rsidR="00FE5EAF" w:rsidRPr="00B16275">
        <w:rPr>
          <w:rFonts w:cs="Arial"/>
        </w:rPr>
        <w:t xml:space="preserve"> into </w:t>
      </w:r>
      <w:ins w:id="75" w:author="Wood, Jennifer - NRCS, Davis, CA" w:date="2016-07-18T14:14:00Z">
        <w:r w:rsidR="00952C33">
          <w:rPr>
            <w:rFonts w:cs="Arial"/>
          </w:rPr>
          <w:t xml:space="preserve">project folders for </w:t>
        </w:r>
      </w:ins>
      <w:del w:id="76" w:author="Wood, Jennifer - NRCS, Davis, CA" w:date="2016-07-18T14:14:00Z">
        <w:r w:rsidR="00FE5EAF" w:rsidRPr="00B16275" w:rsidDel="00952C33">
          <w:rPr>
            <w:rFonts w:cs="Arial"/>
          </w:rPr>
          <w:delText xml:space="preserve">your project folder for </w:delText>
        </w:r>
      </w:del>
      <w:r w:rsidR="00FE5EAF" w:rsidRPr="00B16275">
        <w:rPr>
          <w:rFonts w:cs="Arial"/>
        </w:rPr>
        <w:t xml:space="preserve">custom </w:t>
      </w:r>
      <w:ins w:id="77" w:author="Wood, Jennifer - NRCS, Davis, CA" w:date="2016-07-18T14:15:00Z">
        <w:r w:rsidR="00952C33">
          <w:rPr>
            <w:rFonts w:cs="Arial"/>
          </w:rPr>
          <w:t xml:space="preserve">project </w:t>
        </w:r>
      </w:ins>
      <w:r w:rsidR="00FE5EAF" w:rsidRPr="00B16275">
        <w:rPr>
          <w:rFonts w:cs="Arial"/>
        </w:rPr>
        <w:t>configuration</w:t>
      </w:r>
      <w:del w:id="78" w:author="Wood, Jennifer - NRCS, Davis, CA" w:date="2016-07-18T14:15:00Z">
        <w:r w:rsidR="00FE5EAF" w:rsidRPr="00B16275" w:rsidDel="00952C33">
          <w:rPr>
            <w:rFonts w:cs="Arial"/>
          </w:rPr>
          <w:delText xml:space="preserve"> </w:delText>
        </w:r>
      </w:del>
      <w:del w:id="79" w:author="Wood, Jennifer - NRCS, Davis, CA" w:date="2016-07-18T14:14:00Z">
        <w:r w:rsidR="00FE5EAF" w:rsidRPr="00B16275" w:rsidDel="00952C33">
          <w:rPr>
            <w:rFonts w:cs="Arial"/>
          </w:rPr>
          <w:delText xml:space="preserve">for </w:delText>
        </w:r>
      </w:del>
      <w:del w:id="80" w:author="Wood, Jennifer - NRCS, Davis, CA" w:date="2016-07-18T14:15:00Z">
        <w:r w:rsidR="00FE5EAF" w:rsidRPr="00B16275" w:rsidDel="00952C33">
          <w:rPr>
            <w:rFonts w:cs="Arial"/>
          </w:rPr>
          <w:delText xml:space="preserve">each </w:delText>
        </w:r>
        <w:commentRangeStart w:id="81"/>
        <w:commentRangeStart w:id="82"/>
        <w:commentRangeStart w:id="83"/>
        <w:r w:rsidR="00FE5EAF" w:rsidRPr="00B16275" w:rsidDel="00952C33">
          <w:rPr>
            <w:rFonts w:cs="Arial"/>
          </w:rPr>
          <w:delText>project</w:delText>
        </w:r>
        <w:commentRangeEnd w:id="81"/>
        <w:r w:rsidR="00517C5B" w:rsidRPr="00A27150" w:rsidDel="00952C33">
          <w:rPr>
            <w:rStyle w:val="CommentReference"/>
          </w:rPr>
          <w:commentReference w:id="81"/>
        </w:r>
        <w:commentRangeEnd w:id="82"/>
        <w:r w:rsidR="00C15874" w:rsidDel="00952C33">
          <w:rPr>
            <w:rStyle w:val="CommentReference"/>
          </w:rPr>
          <w:commentReference w:id="82"/>
        </w:r>
      </w:del>
      <w:commentRangeEnd w:id="83"/>
      <w:r w:rsidR="00952C33">
        <w:rPr>
          <w:rStyle w:val="CommentReference"/>
        </w:rPr>
        <w:commentReference w:id="83"/>
      </w:r>
      <w:r w:rsidR="00FE5EAF" w:rsidRPr="00B16275">
        <w:rPr>
          <w:rFonts w:cs="Arial"/>
        </w:rPr>
        <w:t>.</w:t>
      </w:r>
    </w:p>
    <w:p w14:paraId="00368A7E" w14:textId="77777777" w:rsidR="00FE5EAF" w:rsidRPr="00B16275" w:rsidRDefault="00FE5EAF" w:rsidP="001D458F">
      <w:pPr>
        <w:spacing w:after="0"/>
        <w:rPr>
          <w:rFonts w:cs="Arial"/>
        </w:rPr>
      </w:pPr>
    </w:p>
    <w:p w14:paraId="476BB347" w14:textId="77777777" w:rsidR="00766F94" w:rsidRPr="008A3865" w:rsidRDefault="00766F94" w:rsidP="001D458F">
      <w:pPr>
        <w:spacing w:after="0"/>
        <w:rPr>
          <w:rFonts w:cs="Arial"/>
          <w:rPrChange w:id="84" w:author="Wood, Jennifer - NRCS, Davis, CA" w:date="2016-07-19T13:18:00Z">
            <w:rPr>
              <w:rFonts w:cs="Arial"/>
              <w:highlight w:val="yellow"/>
            </w:rPr>
          </w:rPrChange>
        </w:rPr>
      </w:pPr>
      <w:r w:rsidRPr="008A3865">
        <w:rPr>
          <w:rFonts w:cs="Arial"/>
          <w:rPrChange w:id="85" w:author="Wood, Jennifer - NRCS, Davis, CA" w:date="2016-07-19T13:18:00Z">
            <w:rPr>
              <w:rFonts w:cs="Arial"/>
              <w:highlight w:val="yellow"/>
            </w:rPr>
          </w:rPrChange>
        </w:rPr>
        <w:t xml:space="preserve">Report document: </w:t>
      </w:r>
      <w:r w:rsidR="00635116" w:rsidRPr="008A3865">
        <w:rPr>
          <w:rFonts w:cs="Arial"/>
          <w:rPrChange w:id="86" w:author="Wood, Jennifer - NRCS, Davis, CA" w:date="2016-07-19T13:18:00Z">
            <w:rPr>
              <w:rFonts w:cs="Arial"/>
              <w:highlight w:val="yellow"/>
            </w:rPr>
          </w:rPrChange>
        </w:rPr>
        <w:tab/>
      </w:r>
      <w:r w:rsidR="00635116" w:rsidRPr="008A3865">
        <w:rPr>
          <w:rFonts w:cs="Arial"/>
          <w:rPrChange w:id="87" w:author="Wood, Jennifer - NRCS, Davis, CA" w:date="2016-07-19T13:18:00Z">
            <w:rPr>
              <w:rFonts w:cs="Arial"/>
              <w:highlight w:val="yellow"/>
            </w:rPr>
          </w:rPrChange>
        </w:rPr>
        <w:tab/>
      </w:r>
      <w:r w:rsidR="00635116" w:rsidRPr="008A3865">
        <w:rPr>
          <w:rFonts w:cs="Arial"/>
          <w:rPrChange w:id="88" w:author="Wood, Jennifer - NRCS, Davis, CA" w:date="2016-07-19T13:18:00Z">
            <w:rPr>
              <w:rFonts w:cs="Arial"/>
              <w:highlight w:val="yellow"/>
            </w:rPr>
          </w:rPrChange>
        </w:rPr>
        <w:tab/>
      </w:r>
      <w:proofErr w:type="spellStart"/>
      <w:r w:rsidR="00992229" w:rsidRPr="008A3865">
        <w:rPr>
          <w:rFonts w:cs="Arial"/>
          <w:rPrChange w:id="89" w:author="Wood, Jennifer - NRCS, Davis, CA" w:date="2016-07-19T13:18:00Z">
            <w:rPr>
              <w:rFonts w:cs="Arial"/>
              <w:highlight w:val="yellow"/>
            </w:rPr>
          </w:rPrChange>
        </w:rPr>
        <w:t>geodata</w:t>
      </w:r>
      <w:proofErr w:type="spellEnd"/>
      <w:r w:rsidR="00992229" w:rsidRPr="008A3865">
        <w:rPr>
          <w:rFonts w:cs="Arial"/>
          <w:rPrChange w:id="90" w:author="Wood, Jennifer - NRCS, Davis, CA" w:date="2016-07-19T13:18:00Z">
            <w:rPr>
              <w:rFonts w:cs="Arial"/>
              <w:highlight w:val="yellow"/>
            </w:rPr>
          </w:rPrChange>
        </w:rPr>
        <w:t>/</w:t>
      </w:r>
      <w:proofErr w:type="spellStart"/>
      <w:r w:rsidR="00992229" w:rsidRPr="008A3865">
        <w:rPr>
          <w:rFonts w:cs="Arial"/>
          <w:rPrChange w:id="91" w:author="Wood, Jennifer - NRCS, Davis, CA" w:date="2016-07-19T13:18:00Z">
            <w:rPr>
              <w:rFonts w:cs="Arial"/>
              <w:highlight w:val="yellow"/>
            </w:rPr>
          </w:rPrChange>
        </w:rPr>
        <w:t>project_data</w:t>
      </w:r>
      <w:proofErr w:type="spellEnd"/>
      <w:r w:rsidR="00992229" w:rsidRPr="008A3865">
        <w:rPr>
          <w:rFonts w:cs="Arial"/>
          <w:rPrChange w:id="92" w:author="Wood, Jennifer - NRCS, Davis, CA" w:date="2016-07-19T13:18:00Z">
            <w:rPr>
              <w:rFonts w:cs="Arial"/>
              <w:highlight w:val="yellow"/>
            </w:rPr>
          </w:rPrChange>
        </w:rPr>
        <w:t>/</w:t>
      </w:r>
      <w:proofErr w:type="spellStart"/>
      <w:r w:rsidR="00635116" w:rsidRPr="008A3865">
        <w:rPr>
          <w:rFonts w:cs="Arial"/>
          <w:rPrChange w:id="93" w:author="Wood, Jennifer - NRCS, Davis, CA" w:date="2016-07-19T13:18:00Z">
            <w:rPr>
              <w:rFonts w:cs="Arial"/>
              <w:highlight w:val="yellow"/>
            </w:rPr>
          </w:rPrChange>
        </w:rPr>
        <w:t>MUSum</w:t>
      </w:r>
      <w:r w:rsidR="00992229" w:rsidRPr="008A3865">
        <w:rPr>
          <w:rFonts w:cs="Arial"/>
          <w:rPrChange w:id="94" w:author="Wood, Jennifer - NRCS, Davis, CA" w:date="2016-07-19T13:18:00Z">
            <w:rPr>
              <w:rFonts w:cs="Arial"/>
              <w:highlight w:val="yellow"/>
            </w:rPr>
          </w:rPrChange>
        </w:rPr>
        <w:t>_reports</w:t>
      </w:r>
      <w:proofErr w:type="spellEnd"/>
      <w:r w:rsidR="00635116" w:rsidRPr="008A3865">
        <w:rPr>
          <w:rFonts w:cs="Arial"/>
          <w:rPrChange w:id="95" w:author="Wood, Jennifer - NRCS, Davis, CA" w:date="2016-07-19T13:18:00Z">
            <w:rPr>
              <w:rFonts w:cs="Arial"/>
              <w:highlight w:val="yellow"/>
            </w:rPr>
          </w:rPrChange>
        </w:rPr>
        <w:t>/</w:t>
      </w:r>
      <w:r w:rsidRPr="008A3865">
        <w:rPr>
          <w:rFonts w:cs="Arial"/>
          <w:rPrChange w:id="96" w:author="Wood, Jennifer - NRCS, Davis, CA" w:date="2016-07-19T13:18:00Z">
            <w:rPr>
              <w:rFonts w:cs="Arial"/>
              <w:highlight w:val="yellow"/>
            </w:rPr>
          </w:rPrChange>
        </w:rPr>
        <w:t>GIS-summary-by-</w:t>
      </w:r>
      <w:proofErr w:type="spellStart"/>
      <w:r w:rsidRPr="008A3865">
        <w:rPr>
          <w:rFonts w:cs="Arial"/>
          <w:rPrChange w:id="97" w:author="Wood, Jennifer - NRCS, Davis, CA" w:date="2016-07-19T13:18:00Z">
            <w:rPr>
              <w:rFonts w:cs="Arial"/>
              <w:highlight w:val="yellow"/>
            </w:rPr>
          </w:rPrChange>
        </w:rPr>
        <w:t>MU.Rmd</w:t>
      </w:r>
      <w:proofErr w:type="spellEnd"/>
    </w:p>
    <w:p w14:paraId="09C98AC8" w14:textId="12EE5EE3" w:rsidR="00992229" w:rsidRPr="008A3865" w:rsidRDefault="00992229" w:rsidP="001D458F">
      <w:pPr>
        <w:spacing w:after="0"/>
        <w:rPr>
          <w:rFonts w:cs="Arial"/>
          <w:rPrChange w:id="98" w:author="Wood, Jennifer - NRCS, Davis, CA" w:date="2016-07-19T13:18:00Z">
            <w:rPr>
              <w:rFonts w:cs="Arial"/>
              <w:highlight w:val="yellow"/>
            </w:rPr>
          </w:rPrChange>
        </w:rPr>
      </w:pPr>
      <w:r w:rsidRPr="008A3865">
        <w:rPr>
          <w:rFonts w:cs="Arial"/>
          <w:rPrChange w:id="99" w:author="Wood, Jennifer - NRCS, Davis, CA" w:date="2016-07-19T13:18:00Z">
            <w:rPr>
              <w:rFonts w:cs="Arial"/>
              <w:highlight w:val="yellow"/>
            </w:rPr>
          </w:rPrChange>
        </w:rPr>
        <w:t>Report configuration document</w:t>
      </w:r>
      <w:r w:rsidRPr="008A3865">
        <w:rPr>
          <w:rFonts w:cs="Arial"/>
          <w:rPrChange w:id="100" w:author="Wood, Jennifer - NRCS, Davis, CA" w:date="2016-07-19T13:18:00Z">
            <w:rPr>
              <w:rFonts w:cs="Arial"/>
              <w:highlight w:val="yellow"/>
            </w:rPr>
          </w:rPrChange>
        </w:rPr>
        <w:tab/>
      </w:r>
      <w:ins w:id="101" w:author="Wood, Jennifer - NRCS, Davis, CA" w:date="2016-07-19T13:18:00Z">
        <w:r w:rsidR="008A3865" w:rsidRPr="008A3865">
          <w:rPr>
            <w:rFonts w:cs="Arial"/>
            <w:rPrChange w:id="102" w:author="Wood, Jennifer - NRCS, Davis, CA" w:date="2016-07-19T13:18:00Z">
              <w:rPr>
                <w:rFonts w:cs="Arial"/>
                <w:highlight w:val="yellow"/>
              </w:rPr>
            </w:rPrChange>
          </w:rPr>
          <w:tab/>
        </w:r>
      </w:ins>
      <w:proofErr w:type="spellStart"/>
      <w:r w:rsidRPr="008A3865">
        <w:rPr>
          <w:rFonts w:cs="Arial"/>
          <w:rPrChange w:id="103" w:author="Wood, Jennifer - NRCS, Davis, CA" w:date="2016-07-19T13:18:00Z">
            <w:rPr>
              <w:rFonts w:cs="Arial"/>
              <w:highlight w:val="yellow"/>
            </w:rPr>
          </w:rPrChange>
        </w:rPr>
        <w:t>geodata</w:t>
      </w:r>
      <w:proofErr w:type="spellEnd"/>
      <w:r w:rsidRPr="008A3865">
        <w:rPr>
          <w:rFonts w:cs="Arial"/>
          <w:rPrChange w:id="104" w:author="Wood, Jennifer - NRCS, Davis, CA" w:date="2016-07-19T13:18:00Z">
            <w:rPr>
              <w:rFonts w:cs="Arial"/>
              <w:highlight w:val="yellow"/>
            </w:rPr>
          </w:rPrChange>
        </w:rPr>
        <w:t>/</w:t>
      </w:r>
      <w:proofErr w:type="spellStart"/>
      <w:r w:rsidRPr="008A3865">
        <w:rPr>
          <w:rFonts w:cs="Arial"/>
          <w:rPrChange w:id="105" w:author="Wood, Jennifer - NRCS, Davis, CA" w:date="2016-07-19T13:18:00Z">
            <w:rPr>
              <w:rFonts w:cs="Arial"/>
              <w:highlight w:val="yellow"/>
            </w:rPr>
          </w:rPrChange>
        </w:rPr>
        <w:t>project_data</w:t>
      </w:r>
      <w:proofErr w:type="spellEnd"/>
      <w:r w:rsidRPr="008A3865">
        <w:rPr>
          <w:rFonts w:cs="Arial"/>
          <w:rPrChange w:id="106" w:author="Wood, Jennifer - NRCS, Davis, CA" w:date="2016-07-19T13:18:00Z">
            <w:rPr>
              <w:rFonts w:cs="Arial"/>
              <w:highlight w:val="yellow"/>
            </w:rPr>
          </w:rPrChange>
        </w:rPr>
        <w:t>/</w:t>
      </w:r>
      <w:proofErr w:type="spellStart"/>
      <w:r w:rsidRPr="008A3865">
        <w:rPr>
          <w:rFonts w:cs="Arial"/>
          <w:rPrChange w:id="107" w:author="Wood, Jennifer - NRCS, Davis, CA" w:date="2016-07-19T13:18:00Z">
            <w:rPr>
              <w:rFonts w:cs="Arial"/>
              <w:highlight w:val="yellow"/>
            </w:rPr>
          </w:rPrChange>
        </w:rPr>
        <w:t>MUSum_reports</w:t>
      </w:r>
      <w:proofErr w:type="spellEnd"/>
      <w:r w:rsidRPr="008A3865">
        <w:rPr>
          <w:rFonts w:cs="Arial"/>
          <w:rPrChange w:id="108" w:author="Wood, Jennifer - NRCS, Davis, CA" w:date="2016-07-19T13:18:00Z">
            <w:rPr>
              <w:rFonts w:cs="Arial"/>
              <w:highlight w:val="yellow"/>
            </w:rPr>
          </w:rPrChange>
        </w:rPr>
        <w:t>/</w:t>
      </w:r>
      <w:proofErr w:type="spellStart"/>
      <w:r w:rsidRPr="008A3865">
        <w:rPr>
          <w:rFonts w:cs="Arial"/>
          <w:rPrChange w:id="109" w:author="Wood, Jennifer - NRCS, Davis, CA" w:date="2016-07-19T13:18:00Z">
            <w:rPr>
              <w:rFonts w:cs="Arial"/>
              <w:highlight w:val="yellow"/>
            </w:rPr>
          </w:rPrChange>
        </w:rPr>
        <w:t>config.R</w:t>
      </w:r>
      <w:proofErr w:type="spellEnd"/>
    </w:p>
    <w:p w14:paraId="13DDD04F" w14:textId="6A5C1EFE" w:rsidR="00992229" w:rsidRPr="00B16275" w:rsidRDefault="00992229" w:rsidP="001D458F">
      <w:pPr>
        <w:spacing w:after="0"/>
        <w:rPr>
          <w:rFonts w:cs="Arial"/>
        </w:rPr>
      </w:pPr>
      <w:proofErr w:type="spellStart"/>
      <w:r w:rsidRPr="008A3865">
        <w:rPr>
          <w:rFonts w:cs="Arial"/>
          <w:rPrChange w:id="110" w:author="Wood, Jennifer - NRCS, Davis, CA" w:date="2016-07-19T13:18:00Z">
            <w:rPr>
              <w:rFonts w:cs="Arial"/>
              <w:highlight w:val="yellow"/>
            </w:rPr>
          </w:rPrChange>
        </w:rPr>
        <w:t>RStudio</w:t>
      </w:r>
      <w:proofErr w:type="spellEnd"/>
      <w:r w:rsidRPr="008A3865">
        <w:rPr>
          <w:rFonts w:cs="Arial"/>
          <w:rPrChange w:id="111" w:author="Wood, Jennifer - NRCS, Davis, CA" w:date="2016-07-19T13:18:00Z">
            <w:rPr>
              <w:rFonts w:cs="Arial"/>
              <w:highlight w:val="yellow"/>
            </w:rPr>
          </w:rPrChange>
        </w:rPr>
        <w:t xml:space="preserve"> package </w:t>
      </w:r>
      <w:del w:id="112" w:author="Wood, Jennifer - NRCS, Davis, CA" w:date="2016-07-18T14:12:00Z">
        <w:r w:rsidRPr="008A3865" w:rsidDel="00952C33">
          <w:rPr>
            <w:rFonts w:cs="Arial"/>
            <w:rPrChange w:id="113" w:author="Wood, Jennifer - NRCS, Davis, CA" w:date="2016-07-19T13:18:00Z">
              <w:rPr>
                <w:rFonts w:cs="Arial"/>
                <w:highlight w:val="yellow"/>
              </w:rPr>
            </w:rPrChange>
          </w:rPr>
          <w:delText xml:space="preserve">spec </w:delText>
        </w:r>
      </w:del>
      <w:proofErr w:type="gramStart"/>
      <w:ins w:id="114" w:author="Wood, Jennifer - NRCS, Davis, CA" w:date="2016-07-18T14:12:00Z">
        <w:r w:rsidR="00952C33" w:rsidRPr="008A3865">
          <w:rPr>
            <w:rFonts w:cs="Arial"/>
            <w:rPrChange w:id="115" w:author="Wood, Jennifer - NRCS, Davis, CA" w:date="2016-07-19T13:18:00Z">
              <w:rPr>
                <w:rFonts w:cs="Arial"/>
                <w:highlight w:val="yellow"/>
              </w:rPr>
            </w:rPrChange>
          </w:rPr>
          <w:t xml:space="preserve">loading  </w:t>
        </w:r>
      </w:ins>
      <w:r w:rsidRPr="008A3865">
        <w:rPr>
          <w:rFonts w:cs="Arial"/>
          <w:rPrChange w:id="116" w:author="Wood, Jennifer - NRCS, Davis, CA" w:date="2016-07-19T13:18:00Z">
            <w:rPr>
              <w:rFonts w:cs="Arial"/>
              <w:highlight w:val="yellow"/>
            </w:rPr>
          </w:rPrChange>
        </w:rPr>
        <w:t>document</w:t>
      </w:r>
      <w:proofErr w:type="gramEnd"/>
      <w:r w:rsidRPr="008A3865">
        <w:rPr>
          <w:rFonts w:cs="Arial"/>
          <w:rPrChange w:id="117" w:author="Wood, Jennifer - NRCS, Davis, CA" w:date="2016-07-19T13:18:00Z">
            <w:rPr>
              <w:rFonts w:cs="Arial"/>
              <w:highlight w:val="yellow"/>
            </w:rPr>
          </w:rPrChange>
        </w:rPr>
        <w:tab/>
      </w:r>
      <w:proofErr w:type="spellStart"/>
      <w:r w:rsidRPr="008A3865">
        <w:rPr>
          <w:rFonts w:cs="Arial"/>
          <w:rPrChange w:id="118" w:author="Wood, Jennifer - NRCS, Davis, CA" w:date="2016-07-19T13:18:00Z">
            <w:rPr>
              <w:rFonts w:cs="Arial"/>
              <w:highlight w:val="yellow"/>
            </w:rPr>
          </w:rPrChange>
        </w:rPr>
        <w:t>geodata</w:t>
      </w:r>
      <w:proofErr w:type="spellEnd"/>
      <w:r w:rsidRPr="008A3865">
        <w:rPr>
          <w:rFonts w:cs="Arial"/>
          <w:rPrChange w:id="119" w:author="Wood, Jennifer - NRCS, Davis, CA" w:date="2016-07-19T13:18:00Z">
            <w:rPr>
              <w:rFonts w:cs="Arial"/>
              <w:highlight w:val="yellow"/>
            </w:rPr>
          </w:rPrChange>
        </w:rPr>
        <w:t>/</w:t>
      </w:r>
      <w:proofErr w:type="spellStart"/>
      <w:r w:rsidRPr="008A3865">
        <w:rPr>
          <w:rFonts w:cs="Arial"/>
          <w:rPrChange w:id="120" w:author="Wood, Jennifer - NRCS, Davis, CA" w:date="2016-07-19T13:18:00Z">
            <w:rPr>
              <w:rFonts w:cs="Arial"/>
              <w:highlight w:val="yellow"/>
            </w:rPr>
          </w:rPrChange>
        </w:rPr>
        <w:t>project_data</w:t>
      </w:r>
      <w:proofErr w:type="spellEnd"/>
      <w:r w:rsidRPr="008A3865">
        <w:rPr>
          <w:rFonts w:cs="Arial"/>
          <w:rPrChange w:id="121" w:author="Wood, Jennifer - NRCS, Davis, CA" w:date="2016-07-19T13:18:00Z">
            <w:rPr>
              <w:rFonts w:cs="Arial"/>
              <w:highlight w:val="yellow"/>
            </w:rPr>
          </w:rPrChange>
        </w:rPr>
        <w:t>/</w:t>
      </w:r>
      <w:proofErr w:type="spellStart"/>
      <w:r w:rsidRPr="008A3865">
        <w:rPr>
          <w:rFonts w:cs="Arial"/>
          <w:rPrChange w:id="122" w:author="Wood, Jennifer - NRCS, Davis, CA" w:date="2016-07-19T13:18:00Z">
            <w:rPr>
              <w:rFonts w:cs="Arial"/>
              <w:highlight w:val="yellow"/>
            </w:rPr>
          </w:rPrChange>
        </w:rPr>
        <w:t>MUSum_reports</w:t>
      </w:r>
      <w:proofErr w:type="spellEnd"/>
      <w:r w:rsidRPr="008A3865">
        <w:rPr>
          <w:rFonts w:cs="Arial"/>
          <w:rPrChange w:id="123" w:author="Wood, Jennifer - NRCS, Davis, CA" w:date="2016-07-19T13:18:00Z">
            <w:rPr>
              <w:rFonts w:cs="Arial"/>
              <w:highlight w:val="yellow"/>
            </w:rPr>
          </w:rPrChange>
        </w:rPr>
        <w:t>/load-</w:t>
      </w:r>
      <w:proofErr w:type="spellStart"/>
      <w:r w:rsidRPr="008A3865">
        <w:rPr>
          <w:rFonts w:cs="Arial"/>
          <w:rPrChange w:id="124" w:author="Wood, Jennifer - NRCS, Davis, CA" w:date="2016-07-19T13:18:00Z">
            <w:rPr>
              <w:rFonts w:cs="Arial"/>
              <w:highlight w:val="yellow"/>
            </w:rPr>
          </w:rPrChange>
        </w:rPr>
        <w:t>packages.R</w:t>
      </w:r>
      <w:proofErr w:type="spellEnd"/>
    </w:p>
    <w:p w14:paraId="3F8D1C46" w14:textId="77777777" w:rsidR="00992229" w:rsidRPr="00B16275" w:rsidRDefault="00992229" w:rsidP="001D458F">
      <w:pPr>
        <w:spacing w:after="0"/>
        <w:rPr>
          <w:rFonts w:cs="Arial"/>
        </w:rPr>
      </w:pPr>
    </w:p>
    <w:p w14:paraId="5520DAA1" w14:textId="1E0296A6" w:rsidR="00EF39F7" w:rsidRDefault="00EF39F7" w:rsidP="001D458F">
      <w:pPr>
        <w:spacing w:after="0"/>
        <w:rPr>
          <w:ins w:id="125" w:author="Wood, Jennifer - NRCS, Davis, CA" w:date="2016-07-19T14:01:00Z"/>
          <w:rFonts w:cs="Arial"/>
        </w:rPr>
      </w:pPr>
      <w:r w:rsidRPr="00B16275">
        <w:rPr>
          <w:rFonts w:cs="Arial"/>
          <w:noProof/>
        </w:rPr>
        <w:drawing>
          <wp:inline distT="0" distB="0" distL="0" distR="0" wp14:anchorId="645A1740" wp14:editId="0BE774A9">
            <wp:extent cx="6400800" cy="13258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1325880"/>
                    </a:xfrm>
                    <a:prstGeom prst="rect">
                      <a:avLst/>
                    </a:prstGeom>
                  </pic:spPr>
                </pic:pic>
              </a:graphicData>
            </a:graphic>
          </wp:inline>
        </w:drawing>
      </w:r>
    </w:p>
    <w:p w14:paraId="12DA190B" w14:textId="77777777" w:rsidR="00F94431" w:rsidRPr="00B16275" w:rsidRDefault="00F94431" w:rsidP="001D458F">
      <w:pPr>
        <w:spacing w:after="0"/>
        <w:rPr>
          <w:rFonts w:cs="Arial"/>
        </w:rPr>
      </w:pPr>
    </w:p>
    <w:p w14:paraId="4973331D" w14:textId="77777777" w:rsidR="00EF39F7" w:rsidRPr="00B16275" w:rsidRDefault="00EF39F7" w:rsidP="001D458F">
      <w:pPr>
        <w:spacing w:after="0"/>
        <w:rPr>
          <w:rFonts w:cs="Arial"/>
        </w:rPr>
      </w:pPr>
    </w:p>
    <w:p w14:paraId="23827E67" w14:textId="77777777" w:rsidR="00C9367A" w:rsidRPr="00B16275" w:rsidRDefault="007C0373">
      <w:pPr>
        <w:pStyle w:val="Heading3"/>
      </w:pPr>
      <w:r w:rsidRPr="00B16275">
        <w:t>Raster files</w:t>
      </w:r>
    </w:p>
    <w:p w14:paraId="6037E825" w14:textId="308253EB" w:rsidR="007C0373" w:rsidRPr="00B16275" w:rsidRDefault="00362C8A" w:rsidP="001D458F">
      <w:pPr>
        <w:spacing w:after="0"/>
        <w:rPr>
          <w:rFonts w:cs="Arial"/>
        </w:rPr>
      </w:pPr>
      <w:del w:id="126" w:author="Wood, Jennifer - NRCS, Davis, CA" w:date="2016-07-19T14:01:00Z">
        <w:r w:rsidRPr="00B16275" w:rsidDel="00F94431">
          <w:rPr>
            <w:rFonts w:cs="Arial"/>
          </w:rPr>
          <w:delText>This following example reflects the folder structure</w:delText>
        </w:r>
        <w:r w:rsidR="00FE5EAF" w:rsidRPr="00B16275" w:rsidDel="00F94431">
          <w:rPr>
            <w:rFonts w:cs="Arial"/>
          </w:rPr>
          <w:delText xml:space="preserve"> that contains</w:delText>
        </w:r>
        <w:r w:rsidRPr="00B16275" w:rsidDel="00F94431">
          <w:rPr>
            <w:rFonts w:cs="Arial"/>
          </w:rPr>
          <w:delText xml:space="preserve"> the raster files delivered to the MSSO’s</w:delText>
        </w:r>
        <w:r w:rsidR="00B33F4C" w:rsidRPr="00B16275" w:rsidDel="00F94431">
          <w:rPr>
            <w:rFonts w:cs="Arial"/>
          </w:rPr>
          <w:delText xml:space="preserve"> on the solid state hard</w:delText>
        </w:r>
        <w:r w:rsidR="00FE5EAF" w:rsidRPr="00B16275" w:rsidDel="00F94431">
          <w:rPr>
            <w:rFonts w:cs="Arial"/>
          </w:rPr>
          <w:delText xml:space="preserve"> d</w:delText>
        </w:r>
        <w:r w:rsidR="00B33F4C" w:rsidRPr="00B16275" w:rsidDel="00F94431">
          <w:rPr>
            <w:rFonts w:cs="Arial"/>
          </w:rPr>
          <w:delText>rives via snail mail</w:delText>
        </w:r>
        <w:r w:rsidRPr="00B16275" w:rsidDel="00F94431">
          <w:rPr>
            <w:rFonts w:cs="Arial"/>
          </w:rPr>
          <w:delText xml:space="preserve">. </w:delText>
        </w:r>
      </w:del>
      <w:del w:id="127" w:author="Wood, Jennifer - NRCS, Davis, CA" w:date="2016-07-19T14:00:00Z">
        <w:r w:rsidR="00596DB9" w:rsidRPr="00B16275" w:rsidDel="00F94431">
          <w:rPr>
            <w:rFonts w:cs="Arial"/>
          </w:rPr>
          <w:delText>The</w:delText>
        </w:r>
        <w:r w:rsidR="00FE5EAF" w:rsidRPr="00B16275" w:rsidDel="00F94431">
          <w:rPr>
            <w:rFonts w:cs="Arial"/>
          </w:rPr>
          <w:delText xml:space="preserve"> delivered</w:delText>
        </w:r>
        <w:r w:rsidRPr="00B16275" w:rsidDel="00F94431">
          <w:rPr>
            <w:rFonts w:cs="Arial"/>
          </w:rPr>
          <w:delText xml:space="preserve"> set of folders </w:delText>
        </w:r>
        <w:r w:rsidR="00EF39F7" w:rsidRPr="00B16275" w:rsidDel="00F94431">
          <w:rPr>
            <w:rFonts w:cs="Arial"/>
          </w:rPr>
          <w:delText xml:space="preserve">will </w:delText>
        </w:r>
        <w:r w:rsidRPr="00B16275" w:rsidDel="00F94431">
          <w:rPr>
            <w:rFonts w:cs="Arial"/>
          </w:rPr>
          <w:delText xml:space="preserve">be </w:delText>
        </w:r>
        <w:r w:rsidR="0024727E" w:rsidRPr="00B16275" w:rsidDel="00F94431">
          <w:rPr>
            <w:rFonts w:cs="Arial"/>
          </w:rPr>
          <w:delText>s</w:delText>
        </w:r>
      </w:del>
      <w:ins w:id="128" w:author="Wood, Jennifer - NRCS, Davis, CA" w:date="2016-07-19T14:00:00Z">
        <w:r w:rsidR="00F94431">
          <w:rPr>
            <w:rFonts w:cs="Arial"/>
          </w:rPr>
          <w:t xml:space="preserve">Store all </w:t>
        </w:r>
        <w:proofErr w:type="spellStart"/>
        <w:r w:rsidR="00F94431">
          <w:rPr>
            <w:rFonts w:cs="Arial"/>
          </w:rPr>
          <w:t>MUSum</w:t>
        </w:r>
        <w:proofErr w:type="spellEnd"/>
        <w:r w:rsidR="00F94431">
          <w:rPr>
            <w:rFonts w:cs="Arial"/>
          </w:rPr>
          <w:t>_</w:t>
        </w:r>
      </w:ins>
      <w:ins w:id="129" w:author="Wood, Jennifer - NRCS, Davis, CA" w:date="2016-07-19T14:01:00Z">
        <w:r w:rsidR="00F94431">
          <w:rPr>
            <w:rFonts w:cs="Arial"/>
          </w:rPr>
          <w:t>*</w:t>
        </w:r>
      </w:ins>
      <w:ins w:id="130" w:author="Wood, Jennifer - NRCS, Davis, CA" w:date="2016-07-19T14:00:00Z">
        <w:r w:rsidR="00F94431">
          <w:rPr>
            <w:rFonts w:cs="Arial"/>
          </w:rPr>
          <w:t xml:space="preserve"> folders </w:t>
        </w:r>
      </w:ins>
      <w:del w:id="131" w:author="Wood, Jennifer - NRCS, Davis, CA" w:date="2016-07-19T14:01:00Z">
        <w:r w:rsidR="0024727E" w:rsidRPr="00B16275" w:rsidDel="00F94431">
          <w:rPr>
            <w:rFonts w:cs="Arial"/>
          </w:rPr>
          <w:delText xml:space="preserve">tored </w:delText>
        </w:r>
      </w:del>
      <w:r w:rsidR="0024727E" w:rsidRPr="00B16275">
        <w:rPr>
          <w:rFonts w:cs="Arial"/>
        </w:rPr>
        <w:t xml:space="preserve">on the </w:t>
      </w:r>
      <w:r w:rsidRPr="00B16275">
        <w:rPr>
          <w:rFonts w:cs="Arial"/>
        </w:rPr>
        <w:t>office shared drive that contains the “</w:t>
      </w:r>
      <w:proofErr w:type="spellStart"/>
      <w:r w:rsidRPr="00B16275">
        <w:rPr>
          <w:rFonts w:cs="Arial"/>
        </w:rPr>
        <w:t>geodata</w:t>
      </w:r>
      <w:proofErr w:type="spellEnd"/>
      <w:r w:rsidRPr="00B16275">
        <w:rPr>
          <w:rFonts w:cs="Arial"/>
        </w:rPr>
        <w:t>” folder</w:t>
      </w:r>
      <w:r w:rsidR="0024727E" w:rsidRPr="00B16275">
        <w:rPr>
          <w:rFonts w:cs="Arial"/>
        </w:rPr>
        <w:t>, in the “</w:t>
      </w:r>
      <w:proofErr w:type="spellStart"/>
      <w:r w:rsidR="0024727E" w:rsidRPr="00B16275">
        <w:rPr>
          <w:rFonts w:cs="Arial"/>
        </w:rPr>
        <w:t>project_data</w:t>
      </w:r>
      <w:proofErr w:type="spellEnd"/>
      <w:r w:rsidR="0024727E" w:rsidRPr="00B16275">
        <w:rPr>
          <w:rFonts w:cs="Arial"/>
        </w:rPr>
        <w:t>: folder</w:t>
      </w:r>
      <w:r w:rsidRPr="00B16275">
        <w:rPr>
          <w:rFonts w:cs="Arial"/>
        </w:rPr>
        <w:t xml:space="preserve">. </w:t>
      </w:r>
      <w:proofErr w:type="gramStart"/>
      <w:r w:rsidRPr="00B16275">
        <w:rPr>
          <w:rFonts w:cs="Arial"/>
        </w:rPr>
        <w:t xml:space="preserve">The </w:t>
      </w:r>
      <w:r w:rsidR="00EF39F7" w:rsidRPr="00B16275">
        <w:rPr>
          <w:rFonts w:cs="Arial"/>
        </w:rPr>
        <w:t>“</w:t>
      </w:r>
      <w:proofErr w:type="spellStart"/>
      <w:r w:rsidR="00EF39F7" w:rsidRPr="00B16275">
        <w:rPr>
          <w:rFonts w:cs="Arial"/>
        </w:rPr>
        <w:t>config.R</w:t>
      </w:r>
      <w:proofErr w:type="spellEnd"/>
      <w:r w:rsidR="00EF39F7" w:rsidRPr="00B16275">
        <w:rPr>
          <w:rFonts w:cs="Arial"/>
        </w:rPr>
        <w:t>” file</w:t>
      </w:r>
      <w:r w:rsidR="00C00C3F" w:rsidRPr="00B16275">
        <w:rPr>
          <w:rFonts w:cs="Arial"/>
        </w:rPr>
        <w:t xml:space="preserve"> </w:t>
      </w:r>
      <w:r w:rsidR="000118F8">
        <w:rPr>
          <w:rFonts w:cs="Arial"/>
        </w:rPr>
        <w:t>(as distributed) includes references to</w:t>
      </w:r>
      <w:r w:rsidRPr="00B16275">
        <w:rPr>
          <w:rFonts w:cs="Arial"/>
        </w:rPr>
        <w:t xml:space="preserve"> this folder structure and should only require a change of drive letter </w:t>
      </w:r>
      <w:r w:rsidR="0024727E" w:rsidRPr="00B16275">
        <w:rPr>
          <w:rFonts w:cs="Arial"/>
        </w:rPr>
        <w:t>to use</w:t>
      </w:r>
      <w:r w:rsidRPr="00B16275">
        <w:rPr>
          <w:rFonts w:cs="Arial"/>
        </w:rPr>
        <w:t xml:space="preserve"> the data from the shared drive.</w:t>
      </w:r>
      <w:proofErr w:type="gramEnd"/>
      <w:r w:rsidRPr="00B16275">
        <w:rPr>
          <w:rFonts w:cs="Arial"/>
        </w:rPr>
        <w:t xml:space="preserve"> </w:t>
      </w:r>
      <w:r w:rsidR="00C00C3F" w:rsidRPr="00B16275">
        <w:rPr>
          <w:rFonts w:cs="Arial"/>
        </w:rPr>
        <w:t xml:space="preserve">Optionally, </w:t>
      </w:r>
      <w:r w:rsidR="00EF39F7" w:rsidRPr="00B16275">
        <w:rPr>
          <w:rFonts w:cs="Arial"/>
        </w:rPr>
        <w:t>i</w:t>
      </w:r>
      <w:r w:rsidRPr="00B16275">
        <w:rPr>
          <w:rFonts w:cs="Arial"/>
        </w:rPr>
        <w:t>f the use</w:t>
      </w:r>
      <w:r w:rsidR="0024727E" w:rsidRPr="00B16275">
        <w:rPr>
          <w:rFonts w:cs="Arial"/>
        </w:rPr>
        <w:t xml:space="preserve">r wants to run the report using data on their </w:t>
      </w:r>
      <w:del w:id="132" w:author="Wood, Jennifer - NRCS, Davis, CA" w:date="2016-07-19T13:22:00Z">
        <w:r w:rsidR="0024727E" w:rsidRPr="00B16275" w:rsidDel="008A3865">
          <w:rPr>
            <w:rFonts w:cs="Arial"/>
          </w:rPr>
          <w:delText xml:space="preserve">hard </w:delText>
        </w:r>
      </w:del>
      <w:ins w:id="133" w:author="Wood, Jennifer - NRCS, Davis, CA" w:date="2016-07-19T13:22:00Z">
        <w:r w:rsidR="008A3865">
          <w:rPr>
            <w:rFonts w:cs="Arial"/>
          </w:rPr>
          <w:t>local</w:t>
        </w:r>
        <w:r w:rsidR="008A3865" w:rsidRPr="00B16275">
          <w:rPr>
            <w:rFonts w:cs="Arial"/>
          </w:rPr>
          <w:t xml:space="preserve"> </w:t>
        </w:r>
      </w:ins>
      <w:del w:id="134" w:author="Wood, Jennifer - NRCS, Davis, CA" w:date="2016-07-19T13:54:00Z">
        <w:r w:rsidR="0024727E" w:rsidRPr="00B16275" w:rsidDel="00F94431">
          <w:rPr>
            <w:rFonts w:cs="Arial"/>
          </w:rPr>
          <w:delText>drive</w:delText>
        </w:r>
      </w:del>
      <w:ins w:id="135" w:author="Wood, Jennifer - NRCS, Davis, CA" w:date="2016-07-19T13:54:00Z">
        <w:r w:rsidR="00F94431">
          <w:rPr>
            <w:rFonts w:cs="Arial"/>
          </w:rPr>
          <w:t>disk</w:t>
        </w:r>
      </w:ins>
      <w:r w:rsidR="0024727E" w:rsidRPr="00B16275">
        <w:rPr>
          <w:rFonts w:cs="Arial"/>
        </w:rPr>
        <w:t xml:space="preserve">, the entire set of folders </w:t>
      </w:r>
      <w:proofErr w:type="gramStart"/>
      <w:r w:rsidR="0024727E" w:rsidRPr="00B16275">
        <w:rPr>
          <w:rFonts w:cs="Arial"/>
        </w:rPr>
        <w:t>can be copied</w:t>
      </w:r>
      <w:proofErr w:type="gramEnd"/>
      <w:r w:rsidR="0024727E" w:rsidRPr="00B16275">
        <w:rPr>
          <w:rFonts w:cs="Arial"/>
        </w:rPr>
        <w:t xml:space="preserve"> onto their </w:t>
      </w:r>
      <w:del w:id="136" w:author="Wood, Jennifer - NRCS, Davis, CA" w:date="2016-07-19T13:52:00Z">
        <w:r w:rsidR="0024727E" w:rsidRPr="00B16275" w:rsidDel="00CE06EF">
          <w:rPr>
            <w:rFonts w:cs="Arial"/>
          </w:rPr>
          <w:delText xml:space="preserve">hard </w:delText>
        </w:r>
      </w:del>
      <w:ins w:id="137" w:author="Wood, Jennifer - NRCS, Davis, CA" w:date="2016-07-19T13:52:00Z">
        <w:r w:rsidR="00CE06EF">
          <w:rPr>
            <w:rFonts w:cs="Arial"/>
          </w:rPr>
          <w:t>local</w:t>
        </w:r>
        <w:r w:rsidR="00CE06EF" w:rsidRPr="00B16275">
          <w:rPr>
            <w:rFonts w:cs="Arial"/>
          </w:rPr>
          <w:t xml:space="preserve"> </w:t>
        </w:r>
      </w:ins>
      <w:del w:id="138" w:author="Wood, Jennifer - NRCS, Davis, CA" w:date="2016-07-19T13:55:00Z">
        <w:r w:rsidR="0024727E" w:rsidRPr="00B16275" w:rsidDel="00F94431">
          <w:rPr>
            <w:rFonts w:cs="Arial"/>
          </w:rPr>
          <w:delText>drive</w:delText>
        </w:r>
        <w:r w:rsidR="00EF39F7" w:rsidRPr="00B16275" w:rsidDel="00F94431">
          <w:rPr>
            <w:rFonts w:cs="Arial"/>
          </w:rPr>
          <w:delText xml:space="preserve"> </w:delText>
        </w:r>
      </w:del>
      <w:ins w:id="139" w:author="Wood, Jennifer - NRCS, Davis, CA" w:date="2016-07-19T13:55:00Z">
        <w:r w:rsidR="00F94431">
          <w:rPr>
            <w:rFonts w:cs="Arial"/>
          </w:rPr>
          <w:t>disk</w:t>
        </w:r>
        <w:r w:rsidR="00F94431" w:rsidRPr="00B16275">
          <w:rPr>
            <w:rFonts w:cs="Arial"/>
          </w:rPr>
          <w:t xml:space="preserve"> </w:t>
        </w:r>
      </w:ins>
      <w:ins w:id="140" w:author="Wood, Jennifer - NRCS, Davis, CA" w:date="2016-07-19T13:53:00Z">
        <w:r w:rsidR="00CE06EF">
          <w:rPr>
            <w:rFonts w:cs="Arial"/>
          </w:rPr>
          <w:t xml:space="preserve">and </w:t>
        </w:r>
      </w:ins>
      <w:del w:id="141" w:author="Wood, Jennifer - NRCS, Davis, CA" w:date="2016-07-19T13:53:00Z">
        <w:r w:rsidR="00EF39F7" w:rsidRPr="00B16275" w:rsidDel="00CE06EF">
          <w:rPr>
            <w:rFonts w:cs="Arial"/>
          </w:rPr>
          <w:delText xml:space="preserve">– </w:delText>
        </w:r>
      </w:del>
      <w:r w:rsidR="00EF39F7" w:rsidRPr="00B16275">
        <w:rPr>
          <w:rFonts w:cs="Arial"/>
        </w:rPr>
        <w:t xml:space="preserve">the </w:t>
      </w:r>
      <w:r w:rsidR="00FE5EAF" w:rsidRPr="00B16275">
        <w:rPr>
          <w:rFonts w:cs="Arial"/>
        </w:rPr>
        <w:t>drive and folder locations</w:t>
      </w:r>
      <w:r w:rsidR="00B33F4C" w:rsidRPr="00B16275">
        <w:rPr>
          <w:rFonts w:cs="Arial"/>
        </w:rPr>
        <w:t xml:space="preserve"> </w:t>
      </w:r>
      <w:r w:rsidR="00EF39F7" w:rsidRPr="00B16275">
        <w:rPr>
          <w:rFonts w:cs="Arial"/>
        </w:rPr>
        <w:t xml:space="preserve">would be </w:t>
      </w:r>
      <w:r w:rsidR="00B33F4C" w:rsidRPr="00B16275">
        <w:rPr>
          <w:rFonts w:cs="Arial"/>
        </w:rPr>
        <w:t>edited accordingly.</w:t>
      </w:r>
      <w:ins w:id="142" w:author="Wood, Jennifer - NRCS, Davis, CA" w:date="2016-07-19T13:53:00Z">
        <w:r w:rsidR="00CE06EF">
          <w:rPr>
            <w:rFonts w:cs="Arial"/>
          </w:rPr>
          <w:t xml:space="preserve"> The report runs faster from copies on the local </w:t>
        </w:r>
      </w:ins>
      <w:ins w:id="143" w:author="Wood, Jennifer - NRCS, Davis, CA" w:date="2016-07-19T13:54:00Z">
        <w:r w:rsidR="00F94431">
          <w:rPr>
            <w:rFonts w:cs="Arial"/>
          </w:rPr>
          <w:t>disk.</w:t>
        </w:r>
      </w:ins>
    </w:p>
    <w:p w14:paraId="5BD1AC28" w14:textId="77777777" w:rsidR="00F3497E" w:rsidRPr="00B16275" w:rsidRDefault="00F3497E" w:rsidP="001D458F">
      <w:pPr>
        <w:tabs>
          <w:tab w:val="left" w:pos="1480"/>
        </w:tabs>
        <w:spacing w:after="0"/>
        <w:rPr>
          <w:rFonts w:cs="Arial"/>
        </w:rPr>
      </w:pPr>
    </w:p>
    <w:p w14:paraId="70642513" w14:textId="4C3E2281" w:rsidR="00EF39F7" w:rsidRDefault="00EF39F7" w:rsidP="001D458F">
      <w:pPr>
        <w:tabs>
          <w:tab w:val="left" w:pos="1480"/>
        </w:tabs>
        <w:spacing w:after="0"/>
        <w:rPr>
          <w:ins w:id="144" w:author="Wood, Jennifer - NRCS, Davis, CA" w:date="2016-07-18T12:29:00Z"/>
          <w:rFonts w:cs="Arial"/>
        </w:rPr>
      </w:pPr>
      <w:r w:rsidRPr="00B16275">
        <w:rPr>
          <w:rFonts w:cs="Arial"/>
        </w:rPr>
        <w:t>From the “</w:t>
      </w:r>
      <w:proofErr w:type="spellStart"/>
      <w:r w:rsidRPr="00B16275">
        <w:rPr>
          <w:rFonts w:cs="Arial"/>
        </w:rPr>
        <w:t>config.R</w:t>
      </w:r>
      <w:proofErr w:type="spellEnd"/>
      <w:r w:rsidRPr="00B16275">
        <w:rPr>
          <w:rFonts w:cs="Arial"/>
        </w:rPr>
        <w:t>” file</w:t>
      </w:r>
      <w:ins w:id="145" w:author="Wood, Jennifer - NRCS, Davis, CA" w:date="2016-07-18T12:29:00Z">
        <w:r w:rsidR="00033DC0">
          <w:rPr>
            <w:rFonts w:cs="Arial"/>
          </w:rPr>
          <w:t>:</w:t>
        </w:r>
      </w:ins>
    </w:p>
    <w:p w14:paraId="3A0AD29A" w14:textId="77777777" w:rsidR="00033DC0" w:rsidRPr="00B16275" w:rsidRDefault="00033DC0" w:rsidP="001D458F">
      <w:pPr>
        <w:tabs>
          <w:tab w:val="left" w:pos="1480"/>
        </w:tabs>
        <w:spacing w:after="0"/>
        <w:rPr>
          <w:rFonts w:cs="Arial"/>
        </w:rPr>
      </w:pPr>
    </w:p>
    <w:p w14:paraId="15C656C5" w14:textId="77777777" w:rsidR="007769CC" w:rsidRPr="00B16275" w:rsidRDefault="00FE5EAF" w:rsidP="001D458F">
      <w:pPr>
        <w:tabs>
          <w:tab w:val="left" w:pos="1480"/>
        </w:tabs>
        <w:spacing w:after="0"/>
        <w:rPr>
          <w:rFonts w:cs="Arial"/>
        </w:rPr>
      </w:pPr>
      <w:r w:rsidRPr="00B16275">
        <w:rPr>
          <w:rFonts w:cs="Arial"/>
          <w:noProof/>
        </w:rPr>
        <w:drawing>
          <wp:inline distT="0" distB="0" distL="0" distR="0" wp14:anchorId="4E72A3F5" wp14:editId="1F08C320">
            <wp:extent cx="6400800" cy="10052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1005205"/>
                    </a:xfrm>
                    <a:prstGeom prst="rect">
                      <a:avLst/>
                    </a:prstGeom>
                  </pic:spPr>
                </pic:pic>
              </a:graphicData>
            </a:graphic>
          </wp:inline>
        </w:drawing>
      </w:r>
    </w:p>
    <w:p w14:paraId="74FB8E0B" w14:textId="77777777" w:rsidR="00B33F4C" w:rsidRPr="00B16275" w:rsidRDefault="00B33F4C" w:rsidP="001D458F">
      <w:pPr>
        <w:tabs>
          <w:tab w:val="left" w:pos="1480"/>
        </w:tabs>
        <w:spacing w:after="0"/>
        <w:rPr>
          <w:rFonts w:cs="Arial"/>
        </w:rPr>
      </w:pPr>
    </w:p>
    <w:p w14:paraId="71852AF6" w14:textId="44125421" w:rsidR="00B33F4C" w:rsidRPr="00B16275" w:rsidRDefault="00B33F4C" w:rsidP="001D458F">
      <w:pPr>
        <w:tabs>
          <w:tab w:val="left" w:pos="1480"/>
        </w:tabs>
        <w:spacing w:after="0"/>
        <w:rPr>
          <w:rFonts w:cs="Arial"/>
        </w:rPr>
      </w:pPr>
      <w:r w:rsidRPr="00B16275">
        <w:rPr>
          <w:rFonts w:cs="Arial"/>
        </w:rPr>
        <w:t xml:space="preserve">All of these files </w:t>
      </w:r>
      <w:proofErr w:type="gramStart"/>
      <w:r w:rsidRPr="00B16275">
        <w:rPr>
          <w:rFonts w:cs="Arial"/>
        </w:rPr>
        <w:t>have been optimized</w:t>
      </w:r>
      <w:proofErr w:type="gramEnd"/>
      <w:r w:rsidRPr="00B16275">
        <w:rPr>
          <w:rFonts w:cs="Arial"/>
        </w:rPr>
        <w:t xml:space="preserve"> for use by this R-based Map Unit Summary report. While it is not advisable to use the DEMs or derivatives in other applications, we do encourage you to use the PRISM products in other applications. </w:t>
      </w:r>
      <w:ins w:id="146" w:author="Wood, Jennifer - NRCS, Davis, CA" w:date="2016-07-18T12:22:00Z">
        <w:r w:rsidR="002C3FB4">
          <w:rPr>
            <w:rFonts w:cs="Arial"/>
          </w:rPr>
          <w:t>So that others can find the files for other applications, p</w:t>
        </w:r>
      </w:ins>
      <w:del w:id="147" w:author="Wood, Jennifer - NRCS, Davis, CA" w:date="2016-07-18T12:22:00Z">
        <w:r w:rsidR="008F6BEA" w:rsidRPr="00B16275" w:rsidDel="002C3FB4">
          <w:rPr>
            <w:rFonts w:cs="Arial"/>
          </w:rPr>
          <w:delText>P</w:delText>
        </w:r>
      </w:del>
      <w:r w:rsidR="005D3A4D" w:rsidRPr="00B16275">
        <w:rPr>
          <w:rFonts w:cs="Arial"/>
        </w:rPr>
        <w:t xml:space="preserve">lease copy the </w:t>
      </w:r>
      <w:r w:rsidR="00FE5EAF" w:rsidRPr="00B16275">
        <w:rPr>
          <w:rFonts w:cs="Arial"/>
        </w:rPr>
        <w:t>800</w:t>
      </w:r>
      <w:r w:rsidR="005D3A4D" w:rsidRPr="00B16275">
        <w:rPr>
          <w:rFonts w:cs="Arial"/>
        </w:rPr>
        <w:t xml:space="preserve">m PRISM files </w:t>
      </w:r>
      <w:r w:rsidRPr="00B16275">
        <w:rPr>
          <w:rFonts w:cs="Arial"/>
        </w:rPr>
        <w:t xml:space="preserve">into </w:t>
      </w:r>
      <w:del w:id="148" w:author="Wood, Jennifer - NRCS, Davis, CA" w:date="2016-07-18T12:22:00Z">
        <w:r w:rsidR="00FE5EAF" w:rsidRPr="00B16275" w:rsidDel="002C3FB4">
          <w:rPr>
            <w:rFonts w:cs="Arial"/>
          </w:rPr>
          <w:delText>this</w:delText>
        </w:r>
        <w:r w:rsidRPr="00B16275" w:rsidDel="002C3FB4">
          <w:rPr>
            <w:rFonts w:cs="Arial"/>
          </w:rPr>
          <w:delText xml:space="preserve"> </w:delText>
        </w:r>
      </w:del>
      <w:ins w:id="149" w:author="Wood, Jennifer - NRCS, Davis, CA" w:date="2016-07-18T12:23:00Z">
        <w:r w:rsidR="002C3FB4">
          <w:rPr>
            <w:rFonts w:cs="Arial"/>
          </w:rPr>
          <w:t xml:space="preserve">a </w:t>
        </w:r>
        <w:proofErr w:type="gramStart"/>
        <w:r w:rsidR="002C3FB4">
          <w:rPr>
            <w:rFonts w:cs="Arial"/>
          </w:rPr>
          <w:t xml:space="preserve">new </w:t>
        </w:r>
      </w:ins>
      <w:r w:rsidRPr="00B16275">
        <w:rPr>
          <w:rFonts w:cs="Arial"/>
        </w:rPr>
        <w:t>shared</w:t>
      </w:r>
      <w:proofErr w:type="gramEnd"/>
      <w:r w:rsidRPr="00B16275">
        <w:rPr>
          <w:rFonts w:cs="Arial"/>
        </w:rPr>
        <w:t xml:space="preserve"> drive </w:t>
      </w:r>
      <w:r w:rsidR="00E57E9F" w:rsidRPr="00B16275">
        <w:rPr>
          <w:rFonts w:cs="Arial"/>
        </w:rPr>
        <w:t xml:space="preserve">folder </w:t>
      </w:r>
      <w:ins w:id="150" w:author="Wood, Jennifer - NRCS, Davis, CA" w:date="2016-07-18T12:22:00Z">
        <w:r w:rsidR="002C3FB4">
          <w:rPr>
            <w:rFonts w:cs="Arial"/>
          </w:rPr>
          <w:t xml:space="preserve">titled </w:t>
        </w:r>
      </w:ins>
      <w:r w:rsidRPr="00B16275">
        <w:rPr>
          <w:rFonts w:cs="Arial"/>
        </w:rPr>
        <w:t>“</w:t>
      </w:r>
      <w:proofErr w:type="spellStart"/>
      <w:r w:rsidRPr="00B16275">
        <w:rPr>
          <w:rFonts w:cs="Arial"/>
        </w:rPr>
        <w:t>geodata</w:t>
      </w:r>
      <w:proofErr w:type="spellEnd"/>
      <w:r w:rsidRPr="00B16275">
        <w:rPr>
          <w:rFonts w:cs="Arial"/>
        </w:rPr>
        <w:t>/climate</w:t>
      </w:r>
      <w:r w:rsidR="00E57E9F" w:rsidRPr="00B16275">
        <w:rPr>
          <w:rFonts w:cs="Arial"/>
        </w:rPr>
        <w:t>/PRISM/PRISM_800m</w:t>
      </w:r>
      <w:r w:rsidR="005D3A4D" w:rsidRPr="00B16275">
        <w:rPr>
          <w:rFonts w:cs="Arial"/>
        </w:rPr>
        <w:t>”</w:t>
      </w:r>
      <w:ins w:id="151" w:author="Wood, Jennifer - NRCS, Davis, CA" w:date="2016-07-18T12:23:00Z">
        <w:r w:rsidR="002C3FB4">
          <w:rPr>
            <w:rFonts w:cs="Arial"/>
          </w:rPr>
          <w:t>.</w:t>
        </w:r>
      </w:ins>
      <w:del w:id="152" w:author="Wood, Jennifer - NRCS, Davis, CA" w:date="2016-07-18T12:22:00Z">
        <w:r w:rsidR="008F6BEA" w:rsidRPr="00B16275" w:rsidDel="002C3FB4">
          <w:rPr>
            <w:rFonts w:cs="Arial"/>
          </w:rPr>
          <w:delText xml:space="preserve"> </w:delText>
        </w:r>
      </w:del>
      <w:del w:id="153" w:author="Wood, Jennifer - NRCS, Davis, CA" w:date="2016-07-18T12:23:00Z">
        <w:r w:rsidR="008F6BEA" w:rsidRPr="00B16275" w:rsidDel="002C3FB4">
          <w:rPr>
            <w:rFonts w:cs="Arial"/>
          </w:rPr>
          <w:delText>so that others can find the files later</w:delText>
        </w:r>
        <w:r w:rsidRPr="00B16275" w:rsidDel="002C3FB4">
          <w:rPr>
            <w:rFonts w:cs="Arial"/>
          </w:rPr>
          <w:delText>:</w:delText>
        </w:r>
      </w:del>
    </w:p>
    <w:p w14:paraId="1CCE2006" w14:textId="77777777" w:rsidR="005D3A4D" w:rsidRPr="00B16275" w:rsidRDefault="005D3A4D" w:rsidP="001D458F">
      <w:pPr>
        <w:tabs>
          <w:tab w:val="left" w:pos="1480"/>
        </w:tabs>
        <w:spacing w:after="0"/>
        <w:rPr>
          <w:rFonts w:cs="Arial"/>
        </w:rPr>
      </w:pPr>
    </w:p>
    <w:p w14:paraId="2AAF3503" w14:textId="77777777" w:rsidR="00A338C1" w:rsidRPr="00B16275" w:rsidRDefault="00E57E9F" w:rsidP="001D458F">
      <w:pPr>
        <w:tabs>
          <w:tab w:val="left" w:pos="1480"/>
        </w:tabs>
        <w:spacing w:after="0"/>
        <w:rPr>
          <w:rFonts w:cs="Arial"/>
        </w:rPr>
      </w:pPr>
      <w:r w:rsidRPr="00B16275">
        <w:rPr>
          <w:rFonts w:cs="Arial"/>
          <w:noProof/>
        </w:rPr>
        <w:lastRenderedPageBreak/>
        <w:drawing>
          <wp:inline distT="0" distB="0" distL="0" distR="0" wp14:anchorId="2E32634A" wp14:editId="5E17DE5B">
            <wp:extent cx="5265681" cy="273627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5415" cy="2746528"/>
                    </a:xfrm>
                    <a:prstGeom prst="rect">
                      <a:avLst/>
                    </a:prstGeom>
                  </pic:spPr>
                </pic:pic>
              </a:graphicData>
            </a:graphic>
          </wp:inline>
        </w:drawing>
      </w:r>
    </w:p>
    <w:p w14:paraId="1E917BB9" w14:textId="77777777" w:rsidR="00592F0A" w:rsidRPr="00B16275" w:rsidRDefault="00592F0A" w:rsidP="001D458F">
      <w:pPr>
        <w:tabs>
          <w:tab w:val="left" w:pos="1480"/>
        </w:tabs>
        <w:spacing w:after="0"/>
        <w:rPr>
          <w:rFonts w:cs="Arial"/>
        </w:rPr>
      </w:pPr>
    </w:p>
    <w:p w14:paraId="4E44348F" w14:textId="77777777" w:rsidR="005D3A4D" w:rsidRPr="00B16275" w:rsidRDefault="005D3A4D" w:rsidP="001D458F">
      <w:pPr>
        <w:spacing w:after="0"/>
        <w:rPr>
          <w:rFonts w:cs="Arial"/>
          <w:i/>
        </w:rPr>
      </w:pPr>
    </w:p>
    <w:p w14:paraId="29A12F50" w14:textId="77777777" w:rsidR="007C0373" w:rsidRPr="00B16275" w:rsidRDefault="007C0373">
      <w:pPr>
        <w:pStyle w:val="Heading2"/>
      </w:pPr>
      <w:r w:rsidRPr="00B16275">
        <w:t>File</w:t>
      </w:r>
      <w:r w:rsidR="00FE5EAF" w:rsidRPr="00B16275">
        <w:t>s</w:t>
      </w:r>
      <w:r w:rsidRPr="00B16275">
        <w:t xml:space="preserve"> provided by you</w:t>
      </w:r>
    </w:p>
    <w:p w14:paraId="6553CB61" w14:textId="77777777" w:rsidR="00EF39F7" w:rsidRPr="00B16275" w:rsidRDefault="00EF39F7" w:rsidP="001D458F">
      <w:pPr>
        <w:spacing w:after="0"/>
        <w:rPr>
          <w:rFonts w:cs="Arial"/>
        </w:rPr>
      </w:pPr>
    </w:p>
    <w:p w14:paraId="3A7640B2" w14:textId="77777777" w:rsidR="00F94431" w:rsidRDefault="00F94431" w:rsidP="001D458F">
      <w:pPr>
        <w:spacing w:after="0"/>
        <w:rPr>
          <w:ins w:id="154" w:author="Wood, Jennifer - NRCS, Davis, CA" w:date="2016-07-19T13:59:00Z"/>
          <w:rFonts w:cs="Arial"/>
        </w:rPr>
      </w:pPr>
      <w:ins w:id="155" w:author="Wood, Jennifer - NRCS, Davis, CA" w:date="2016-07-19T13:55:00Z">
        <w:r>
          <w:rPr>
            <w:rFonts w:cs="Arial"/>
          </w:rPr>
          <w:t>When running the report, y</w:t>
        </w:r>
      </w:ins>
      <w:del w:id="156" w:author="Wood, Jennifer - NRCS, Davis, CA" w:date="2016-07-19T13:55:00Z">
        <w:r w:rsidR="00992229" w:rsidRPr="00B16275" w:rsidDel="00F94431">
          <w:rPr>
            <w:rFonts w:cs="Arial"/>
          </w:rPr>
          <w:delText>Y</w:delText>
        </w:r>
      </w:del>
      <w:r w:rsidR="00992229" w:rsidRPr="00B16275">
        <w:rPr>
          <w:rFonts w:cs="Arial"/>
        </w:rPr>
        <w:t xml:space="preserve">ou will be </w:t>
      </w:r>
      <w:del w:id="157" w:author="Wood, Jennifer - NRCS, Davis, CA" w:date="2016-07-19T13:55:00Z">
        <w:r w:rsidR="00992229" w:rsidRPr="00B16275" w:rsidDel="00F94431">
          <w:rPr>
            <w:rFonts w:cs="Arial"/>
          </w:rPr>
          <w:delText xml:space="preserve">setting </w:delText>
        </w:r>
      </w:del>
      <w:ins w:id="158" w:author="Wood, Jennifer - NRCS, Davis, CA" w:date="2016-07-19T13:55:00Z">
        <w:r>
          <w:rPr>
            <w:rFonts w:cs="Arial"/>
          </w:rPr>
          <w:t>specifying</w:t>
        </w:r>
        <w:r w:rsidRPr="00B16275">
          <w:rPr>
            <w:rFonts w:cs="Arial"/>
          </w:rPr>
          <w:t xml:space="preserve"> </w:t>
        </w:r>
      </w:ins>
      <w:del w:id="159" w:author="Wood, Jennifer - NRCS, Davis, CA" w:date="2016-07-19T13:55:00Z">
        <w:r w:rsidR="00296C74" w:rsidRPr="00B16275" w:rsidDel="00F94431">
          <w:rPr>
            <w:rFonts w:cs="Arial"/>
          </w:rPr>
          <w:delText xml:space="preserve">up </w:delText>
        </w:r>
      </w:del>
      <w:r w:rsidR="00992229" w:rsidRPr="00B16275">
        <w:rPr>
          <w:rFonts w:cs="Arial"/>
        </w:rPr>
        <w:t xml:space="preserve">a working directory that </w:t>
      </w:r>
      <w:proofErr w:type="gramStart"/>
      <w:r w:rsidR="00992229" w:rsidRPr="00B16275">
        <w:rPr>
          <w:rFonts w:cs="Arial"/>
        </w:rPr>
        <w:t>will be used</w:t>
      </w:r>
      <w:proofErr w:type="gramEnd"/>
      <w:r w:rsidR="00992229" w:rsidRPr="00B16275">
        <w:rPr>
          <w:rFonts w:cs="Arial"/>
        </w:rPr>
        <w:t xml:space="preserve"> to store output from the report.</w:t>
      </w:r>
      <w:ins w:id="160" w:author="Wood, Jennifer - NRCS, Davis, CA" w:date="2016-07-19T13:56:00Z">
        <w:r>
          <w:rPr>
            <w:rFonts w:cs="Arial"/>
          </w:rPr>
          <w:t xml:space="preserve"> For the report to run correctly, the report file itself and the data configuration file should also be in the working directory. </w:t>
        </w:r>
      </w:ins>
    </w:p>
    <w:p w14:paraId="47C63393" w14:textId="77777777" w:rsidR="00F94431" w:rsidRDefault="00F94431" w:rsidP="001D458F">
      <w:pPr>
        <w:spacing w:after="0"/>
        <w:rPr>
          <w:ins w:id="161" w:author="Wood, Jennifer - NRCS, Davis, CA" w:date="2016-07-19T13:59:00Z"/>
          <w:rFonts w:cs="Arial"/>
        </w:rPr>
      </w:pPr>
    </w:p>
    <w:p w14:paraId="1B065C75" w14:textId="77777777" w:rsidR="00F94431" w:rsidRDefault="00F94431" w:rsidP="001D458F">
      <w:pPr>
        <w:spacing w:after="0"/>
        <w:rPr>
          <w:ins w:id="162" w:author="Wood, Jennifer - NRCS, Davis, CA" w:date="2016-07-19T14:04:00Z"/>
          <w:rFonts w:cs="Arial"/>
        </w:rPr>
      </w:pPr>
      <w:ins w:id="163" w:author="Wood, Jennifer - NRCS, Davis, CA" w:date="2016-07-19T13:59:00Z">
        <w:r>
          <w:rPr>
            <w:rFonts w:cs="Arial"/>
          </w:rPr>
          <w:t>C</w:t>
        </w:r>
      </w:ins>
      <w:ins w:id="164" w:author="Wood, Jennifer - NRCS, Davis, CA" w:date="2016-07-19T13:57:00Z">
        <w:r>
          <w:rPr>
            <w:rFonts w:cs="Arial"/>
          </w:rPr>
          <w:t xml:space="preserve">opy all files in the </w:t>
        </w:r>
        <w:proofErr w:type="spellStart"/>
        <w:r>
          <w:rPr>
            <w:rFonts w:cs="Arial"/>
          </w:rPr>
          <w:t>MUSum_reports</w:t>
        </w:r>
        <w:proofErr w:type="spellEnd"/>
        <w:r>
          <w:rPr>
            <w:rFonts w:cs="Arial"/>
          </w:rPr>
          <w:t xml:space="preserve"> folder into a folder titled </w:t>
        </w:r>
      </w:ins>
      <w:del w:id="165" w:author="Wood, Jennifer - NRCS, Davis, CA" w:date="2016-07-19T13:56:00Z">
        <w:r w:rsidR="00992229" w:rsidRPr="00B16275" w:rsidDel="00F94431">
          <w:rPr>
            <w:rFonts w:cs="Arial"/>
          </w:rPr>
          <w:delText xml:space="preserve"> </w:delText>
        </w:r>
      </w:del>
      <w:del w:id="166" w:author="Wood, Jennifer - NRCS, Davis, CA" w:date="2016-07-19T13:58:00Z">
        <w:r w:rsidR="00992229" w:rsidRPr="00F94431" w:rsidDel="00F94431">
          <w:rPr>
            <w:rFonts w:cs="Arial"/>
            <w:rPrChange w:id="167" w:author="Wood, Jennifer - NRCS, Davis, CA" w:date="2016-07-19T13:58:00Z">
              <w:rPr>
                <w:rFonts w:cs="Arial"/>
                <w:highlight w:val="yellow"/>
              </w:rPr>
            </w:rPrChange>
          </w:rPr>
          <w:delText xml:space="preserve">We </w:delText>
        </w:r>
        <w:commentRangeStart w:id="168"/>
        <w:r w:rsidR="00992229" w:rsidRPr="00F94431" w:rsidDel="00F94431">
          <w:rPr>
            <w:rFonts w:cs="Arial"/>
            <w:rPrChange w:id="169" w:author="Wood, Jennifer - NRCS, Davis, CA" w:date="2016-07-19T13:58:00Z">
              <w:rPr>
                <w:rFonts w:cs="Arial"/>
                <w:highlight w:val="yellow"/>
              </w:rPr>
            </w:rPrChange>
          </w:rPr>
          <w:delText>recommend</w:delText>
        </w:r>
        <w:commentRangeEnd w:id="168"/>
        <w:r w:rsidR="00977D20" w:rsidRPr="00F94431" w:rsidDel="00F94431">
          <w:rPr>
            <w:rStyle w:val="CommentReference"/>
          </w:rPr>
          <w:commentReference w:id="168"/>
        </w:r>
        <w:r w:rsidR="00992229" w:rsidRPr="00F94431" w:rsidDel="00F94431">
          <w:rPr>
            <w:rFonts w:cs="Arial"/>
            <w:rPrChange w:id="170" w:author="Wood, Jennifer - NRCS, Davis, CA" w:date="2016-07-19T13:58:00Z">
              <w:rPr>
                <w:rFonts w:cs="Arial"/>
                <w:highlight w:val="yellow"/>
              </w:rPr>
            </w:rPrChange>
          </w:rPr>
          <w:delText xml:space="preserve"> that you </w:delText>
        </w:r>
        <w:r w:rsidR="00FE5EAF" w:rsidRPr="00F94431" w:rsidDel="00F94431">
          <w:rPr>
            <w:rFonts w:cs="Arial"/>
            <w:rPrChange w:id="171" w:author="Wood, Jennifer - NRCS, Davis, CA" w:date="2016-07-19T13:58:00Z">
              <w:rPr>
                <w:rFonts w:cs="Arial"/>
                <w:highlight w:val="yellow"/>
              </w:rPr>
            </w:rPrChange>
          </w:rPr>
          <w:delText xml:space="preserve">set this to be a folder </w:delText>
        </w:r>
        <w:r w:rsidR="00992229" w:rsidRPr="00F94431" w:rsidDel="00F94431">
          <w:rPr>
            <w:rFonts w:cs="Arial"/>
            <w:rPrChange w:id="172" w:author="Wood, Jennifer - NRCS, Davis, CA" w:date="2016-07-19T13:58:00Z">
              <w:rPr>
                <w:rFonts w:cs="Arial"/>
                <w:highlight w:val="yellow"/>
              </w:rPr>
            </w:rPrChange>
          </w:rPr>
          <w:delText xml:space="preserve">titled </w:delText>
        </w:r>
      </w:del>
      <w:proofErr w:type="spellStart"/>
      <w:r w:rsidR="00992229" w:rsidRPr="00F94431">
        <w:rPr>
          <w:rFonts w:cs="Arial"/>
          <w:rPrChange w:id="173" w:author="Wood, Jennifer - NRCS, Davis, CA" w:date="2016-07-19T13:58:00Z">
            <w:rPr>
              <w:rFonts w:cs="Arial"/>
              <w:highlight w:val="yellow"/>
            </w:rPr>
          </w:rPrChange>
        </w:rPr>
        <w:t>MUSum</w:t>
      </w:r>
      <w:proofErr w:type="spellEnd"/>
      <w:r w:rsidR="00992229" w:rsidRPr="00F94431">
        <w:rPr>
          <w:rFonts w:cs="Arial"/>
          <w:rPrChange w:id="174" w:author="Wood, Jennifer - NRCS, Davis, CA" w:date="2016-07-19T13:58:00Z">
            <w:rPr>
              <w:rFonts w:cs="Arial"/>
              <w:highlight w:val="yellow"/>
            </w:rPr>
          </w:rPrChange>
        </w:rPr>
        <w:t xml:space="preserve"> (</w:t>
      </w:r>
      <w:r w:rsidR="00B33F4C" w:rsidRPr="00F94431">
        <w:rPr>
          <w:rFonts w:cs="Arial"/>
          <w:rPrChange w:id="175" w:author="Wood, Jennifer - NRCS, Davis, CA" w:date="2016-07-19T13:58:00Z">
            <w:rPr>
              <w:rFonts w:cs="Arial"/>
              <w:highlight w:val="yellow"/>
            </w:rPr>
          </w:rPrChange>
        </w:rPr>
        <w:t xml:space="preserve">spoken as </w:t>
      </w:r>
      <w:r w:rsidR="00992229" w:rsidRPr="00F94431">
        <w:rPr>
          <w:rFonts w:cs="Arial"/>
          <w:rPrChange w:id="176" w:author="Wood, Jennifer - NRCS, Davis, CA" w:date="2016-07-19T13:58:00Z">
            <w:rPr>
              <w:rFonts w:cs="Arial"/>
              <w:highlight w:val="yellow"/>
            </w:rPr>
          </w:rPrChange>
        </w:rPr>
        <w:t xml:space="preserve">“M U Sum”, for “map unit summary”) </w:t>
      </w:r>
      <w:r w:rsidR="00FE5EAF" w:rsidRPr="00F94431">
        <w:rPr>
          <w:rFonts w:cs="Arial"/>
          <w:rPrChange w:id="177" w:author="Wood, Jennifer - NRCS, Davis, CA" w:date="2016-07-19T13:58:00Z">
            <w:rPr>
              <w:rFonts w:cs="Arial"/>
              <w:highlight w:val="yellow"/>
            </w:rPr>
          </w:rPrChange>
        </w:rPr>
        <w:t xml:space="preserve">that you create </w:t>
      </w:r>
      <w:r w:rsidR="00416868" w:rsidRPr="00F94431">
        <w:rPr>
          <w:rFonts w:cs="Arial"/>
          <w:rPrChange w:id="178" w:author="Wood, Jennifer - NRCS, Davis, CA" w:date="2016-07-19T13:58:00Z">
            <w:rPr>
              <w:rFonts w:cs="Arial"/>
              <w:highlight w:val="yellow"/>
            </w:rPr>
          </w:rPrChange>
        </w:rPr>
        <w:t>in your P</w:t>
      </w:r>
      <w:r w:rsidR="00992229" w:rsidRPr="00F94431">
        <w:rPr>
          <w:rFonts w:cs="Arial"/>
          <w:rPrChange w:id="179" w:author="Wood, Jennifer - NRCS, Davis, CA" w:date="2016-07-19T13:58:00Z">
            <w:rPr>
              <w:rFonts w:cs="Arial"/>
              <w:highlight w:val="yellow"/>
            </w:rPr>
          </w:rPrChange>
        </w:rPr>
        <w:t>roject folder</w:t>
      </w:r>
      <w:r w:rsidR="00FE5EAF" w:rsidRPr="00F94431">
        <w:rPr>
          <w:rFonts w:cs="Arial"/>
          <w:rPrChange w:id="180" w:author="Wood, Jennifer - NRCS, Davis, CA" w:date="2016-07-19T13:58:00Z">
            <w:rPr>
              <w:rFonts w:cs="Arial"/>
              <w:highlight w:val="yellow"/>
            </w:rPr>
          </w:rPrChange>
        </w:rPr>
        <w:t>.</w:t>
      </w:r>
    </w:p>
    <w:p w14:paraId="3D7BF348" w14:textId="77777777" w:rsidR="00F94431" w:rsidRDefault="00F94431" w:rsidP="001D458F">
      <w:pPr>
        <w:spacing w:after="0"/>
        <w:rPr>
          <w:ins w:id="181" w:author="Wood, Jennifer - NRCS, Davis, CA" w:date="2016-07-19T14:04:00Z"/>
          <w:rFonts w:cs="Arial"/>
        </w:rPr>
      </w:pPr>
    </w:p>
    <w:p w14:paraId="5730EDEB" w14:textId="3D20C972" w:rsidR="00F94431" w:rsidRDefault="00F94431" w:rsidP="001D458F">
      <w:pPr>
        <w:spacing w:after="0"/>
        <w:rPr>
          <w:ins w:id="182" w:author="Wood, Jennifer - NRCS, Davis, CA" w:date="2016-07-19T13:59:00Z"/>
          <w:rFonts w:cs="Arial"/>
        </w:rPr>
      </w:pPr>
      <w:ins w:id="183" w:author="Wood, Jennifer - NRCS, Davis, CA" w:date="2016-07-19T14:04:00Z">
        <w:r>
          <w:rPr>
            <w:rFonts w:cs="Arial"/>
          </w:rPr>
          <w:t>Copy your input map unit polygon data</w:t>
        </w:r>
        <w:r w:rsidR="002A792C">
          <w:rPr>
            <w:rFonts w:cs="Arial"/>
          </w:rPr>
          <w:t xml:space="preserve"> (.</w:t>
        </w:r>
        <w:proofErr w:type="spellStart"/>
        <w:r w:rsidR="002A792C">
          <w:rPr>
            <w:rFonts w:cs="Arial"/>
          </w:rPr>
          <w:t>shp</w:t>
        </w:r>
        <w:proofErr w:type="spellEnd"/>
        <w:r w:rsidR="002A792C">
          <w:rPr>
            <w:rFonts w:cs="Arial"/>
          </w:rPr>
          <w:t xml:space="preserve"> or .</w:t>
        </w:r>
        <w:proofErr w:type="spellStart"/>
        <w:r w:rsidR="002A792C">
          <w:rPr>
            <w:rFonts w:cs="Arial"/>
          </w:rPr>
          <w:t>gdb</w:t>
        </w:r>
        <w:proofErr w:type="spellEnd"/>
        <w:r w:rsidR="002A792C">
          <w:rPr>
            <w:rFonts w:cs="Arial"/>
          </w:rPr>
          <w:t xml:space="preserve">) into the </w:t>
        </w:r>
        <w:proofErr w:type="spellStart"/>
        <w:r w:rsidR="002A792C">
          <w:rPr>
            <w:rFonts w:cs="Arial"/>
          </w:rPr>
          <w:t>MUSum</w:t>
        </w:r>
        <w:proofErr w:type="spellEnd"/>
        <w:r w:rsidR="002A792C">
          <w:rPr>
            <w:rFonts w:cs="Arial"/>
          </w:rPr>
          <w:t xml:space="preserve"> </w:t>
        </w:r>
      </w:ins>
      <w:ins w:id="184" w:author="Wood, Jennifer - NRCS, Davis, CA" w:date="2016-07-19T14:09:00Z">
        <w:r w:rsidR="005E0AFA">
          <w:rPr>
            <w:rFonts w:cs="Arial"/>
          </w:rPr>
          <w:t>folder in your Project folder</w:t>
        </w:r>
      </w:ins>
    </w:p>
    <w:p w14:paraId="1BDC2772" w14:textId="77777777" w:rsidR="00F94431" w:rsidRDefault="00F94431" w:rsidP="001D458F">
      <w:pPr>
        <w:spacing w:after="0"/>
        <w:rPr>
          <w:ins w:id="185" w:author="Wood, Jennifer - NRCS, Davis, CA" w:date="2016-07-19T13:59:00Z"/>
          <w:rFonts w:cs="Arial"/>
        </w:rPr>
      </w:pPr>
    </w:p>
    <w:p w14:paraId="27A0CFFA" w14:textId="32ECC593" w:rsidR="00992229" w:rsidRPr="00B16275" w:rsidRDefault="00FE5EAF" w:rsidP="001D458F">
      <w:pPr>
        <w:spacing w:after="0"/>
        <w:rPr>
          <w:rFonts w:cs="Arial"/>
        </w:rPr>
      </w:pPr>
      <w:del w:id="186" w:author="Wood, Jennifer - NRCS, Davis, CA" w:date="2016-07-19T13:59:00Z">
        <w:r w:rsidRPr="00F94431" w:rsidDel="00F94431">
          <w:rPr>
            <w:rFonts w:cs="Arial"/>
            <w:rPrChange w:id="187" w:author="Wood, Jennifer - NRCS, Davis, CA" w:date="2016-07-19T13:58:00Z">
              <w:rPr>
                <w:rFonts w:cs="Arial"/>
                <w:highlight w:val="yellow"/>
              </w:rPr>
            </w:rPrChange>
          </w:rPr>
          <w:delText xml:space="preserve"> </w:delText>
        </w:r>
      </w:del>
      <w:r w:rsidRPr="00F94431">
        <w:rPr>
          <w:rFonts w:cs="Arial"/>
          <w:rPrChange w:id="188" w:author="Wood, Jennifer - NRCS, Davis, CA" w:date="2016-07-19T13:58:00Z">
            <w:rPr>
              <w:rFonts w:cs="Arial"/>
              <w:highlight w:val="yellow"/>
            </w:rPr>
          </w:rPrChange>
        </w:rPr>
        <w:t xml:space="preserve">In </w:t>
      </w:r>
      <w:del w:id="189" w:author="Wood, Jennifer - NRCS, Davis, CA" w:date="2016-07-19T13:59:00Z">
        <w:r w:rsidR="005228CE" w:rsidRPr="00F94431" w:rsidDel="00F94431">
          <w:rPr>
            <w:rFonts w:cs="Arial"/>
            <w:rPrChange w:id="190" w:author="Wood, Jennifer - NRCS, Davis, CA" w:date="2016-07-19T13:58:00Z">
              <w:rPr>
                <w:rFonts w:cs="Arial"/>
                <w:highlight w:val="yellow"/>
              </w:rPr>
            </w:rPrChange>
          </w:rPr>
          <w:delText xml:space="preserve">this </w:delText>
        </w:r>
      </w:del>
      <w:ins w:id="191" w:author="Wood, Jennifer - NRCS, Davis, CA" w:date="2016-07-19T13:59:00Z">
        <w:r w:rsidR="00F94431">
          <w:rPr>
            <w:rFonts w:cs="Arial"/>
          </w:rPr>
          <w:t>the following</w:t>
        </w:r>
        <w:r w:rsidR="00F94431" w:rsidRPr="00F94431">
          <w:rPr>
            <w:rFonts w:cs="Arial"/>
            <w:rPrChange w:id="192" w:author="Wood, Jennifer - NRCS, Davis, CA" w:date="2016-07-19T13:58:00Z">
              <w:rPr>
                <w:rFonts w:cs="Arial"/>
                <w:highlight w:val="yellow"/>
              </w:rPr>
            </w:rPrChange>
          </w:rPr>
          <w:t xml:space="preserve"> </w:t>
        </w:r>
      </w:ins>
      <w:r w:rsidR="00755653" w:rsidRPr="00F94431">
        <w:rPr>
          <w:rFonts w:cs="Arial"/>
          <w:rPrChange w:id="193" w:author="Wood, Jennifer - NRCS, Davis, CA" w:date="2016-07-19T13:58:00Z">
            <w:rPr>
              <w:rFonts w:cs="Arial"/>
              <w:highlight w:val="yellow"/>
            </w:rPr>
          </w:rPrChange>
        </w:rPr>
        <w:t>example,</w:t>
      </w:r>
      <w:r w:rsidR="00416868" w:rsidRPr="00F94431">
        <w:rPr>
          <w:rFonts w:cs="Arial"/>
          <w:rPrChange w:id="194" w:author="Wood, Jennifer - NRCS, Davis, CA" w:date="2016-07-19T13:58:00Z">
            <w:rPr>
              <w:rFonts w:cs="Arial"/>
              <w:highlight w:val="yellow"/>
            </w:rPr>
          </w:rPrChange>
        </w:rPr>
        <w:t xml:space="preserve"> and as written into the “</w:t>
      </w:r>
      <w:proofErr w:type="spellStart"/>
      <w:r w:rsidR="00416868" w:rsidRPr="00F94431">
        <w:rPr>
          <w:rFonts w:cs="Arial"/>
          <w:rPrChange w:id="195" w:author="Wood, Jennifer - NRCS, Davis, CA" w:date="2016-07-19T13:58:00Z">
            <w:rPr>
              <w:rFonts w:cs="Arial"/>
              <w:highlight w:val="yellow"/>
            </w:rPr>
          </w:rPrChange>
        </w:rPr>
        <w:t>config.R</w:t>
      </w:r>
      <w:proofErr w:type="spellEnd"/>
      <w:r w:rsidR="00416868" w:rsidRPr="00F94431">
        <w:rPr>
          <w:rFonts w:cs="Arial"/>
          <w:rPrChange w:id="196" w:author="Wood, Jennifer - NRCS, Davis, CA" w:date="2016-07-19T13:58:00Z">
            <w:rPr>
              <w:rFonts w:cs="Arial"/>
              <w:highlight w:val="yellow"/>
            </w:rPr>
          </w:rPrChange>
        </w:rPr>
        <w:t>” file, the “</w:t>
      </w:r>
      <w:proofErr w:type="spellStart"/>
      <w:r w:rsidR="00416868" w:rsidRPr="00F94431">
        <w:rPr>
          <w:rFonts w:cs="Arial"/>
          <w:rPrChange w:id="197" w:author="Wood, Jennifer - NRCS, Davis, CA" w:date="2016-07-19T13:58:00Z">
            <w:rPr>
              <w:rFonts w:cs="Arial"/>
              <w:highlight w:val="yellow"/>
            </w:rPr>
          </w:rPrChange>
        </w:rPr>
        <w:t>MUSum</w:t>
      </w:r>
      <w:proofErr w:type="spellEnd"/>
      <w:r w:rsidR="00755653" w:rsidRPr="00F94431">
        <w:rPr>
          <w:rFonts w:cs="Arial"/>
          <w:rPrChange w:id="198" w:author="Wood, Jennifer - NRCS, Davis, CA" w:date="2016-07-19T13:58:00Z">
            <w:rPr>
              <w:rFonts w:cs="Arial"/>
              <w:highlight w:val="yellow"/>
            </w:rPr>
          </w:rPrChange>
        </w:rPr>
        <w:t xml:space="preserve">” folder </w:t>
      </w:r>
      <w:proofErr w:type="gramStart"/>
      <w:r w:rsidR="00755653" w:rsidRPr="00F94431">
        <w:rPr>
          <w:rFonts w:cs="Arial"/>
          <w:rPrChange w:id="199" w:author="Wood, Jennifer - NRCS, Davis, CA" w:date="2016-07-19T13:58:00Z">
            <w:rPr>
              <w:rFonts w:cs="Arial"/>
              <w:highlight w:val="yellow"/>
            </w:rPr>
          </w:rPrChange>
        </w:rPr>
        <w:t xml:space="preserve">is </w:t>
      </w:r>
      <w:r w:rsidR="00416868" w:rsidRPr="00F94431">
        <w:rPr>
          <w:rFonts w:cs="Arial"/>
          <w:rPrChange w:id="200" w:author="Wood, Jennifer - NRCS, Davis, CA" w:date="2016-07-19T13:58:00Z">
            <w:rPr>
              <w:rFonts w:cs="Arial"/>
              <w:highlight w:val="yellow"/>
            </w:rPr>
          </w:rPrChange>
        </w:rPr>
        <w:t>created</w:t>
      </w:r>
      <w:r w:rsidR="00755653" w:rsidRPr="00F94431">
        <w:rPr>
          <w:rFonts w:cs="Arial"/>
          <w:rPrChange w:id="201" w:author="Wood, Jennifer - NRCS, Davis, CA" w:date="2016-07-19T13:58:00Z">
            <w:rPr>
              <w:rFonts w:cs="Arial"/>
              <w:highlight w:val="yellow"/>
            </w:rPr>
          </w:rPrChange>
        </w:rPr>
        <w:t xml:space="preserve"> within “Workspace/</w:t>
      </w:r>
      <w:proofErr w:type="spellStart"/>
      <w:r w:rsidR="00B33F4C" w:rsidRPr="00F94431">
        <w:rPr>
          <w:rFonts w:cs="Arial"/>
          <w:rPrChange w:id="202" w:author="Wood, Jennifer - NRCS, Davis, CA" w:date="2016-07-19T13:58:00Z">
            <w:rPr>
              <w:rFonts w:cs="Arial"/>
              <w:highlight w:val="yellow"/>
            </w:rPr>
          </w:rPrChange>
        </w:rPr>
        <w:t>Project_Folder</w:t>
      </w:r>
      <w:proofErr w:type="spellEnd"/>
      <w:r w:rsidR="00B33F4C" w:rsidRPr="00F94431">
        <w:rPr>
          <w:rFonts w:cs="Arial"/>
          <w:rPrChange w:id="203" w:author="Wood, Jennifer - NRCS, Davis, CA" w:date="2016-07-19T13:58:00Z">
            <w:rPr>
              <w:rFonts w:cs="Arial"/>
              <w:highlight w:val="yellow"/>
            </w:rPr>
          </w:rPrChange>
        </w:rPr>
        <w:t xml:space="preserve">” </w:t>
      </w:r>
      <w:r w:rsidR="00755653" w:rsidRPr="00F94431">
        <w:rPr>
          <w:rFonts w:cs="Arial"/>
          <w:rPrChange w:id="204" w:author="Wood, Jennifer - NRCS, Davis, CA" w:date="2016-07-19T13:58:00Z">
            <w:rPr>
              <w:rFonts w:cs="Arial"/>
              <w:highlight w:val="yellow"/>
            </w:rPr>
          </w:rPrChange>
        </w:rPr>
        <w:t xml:space="preserve">and stored </w:t>
      </w:r>
      <w:r w:rsidR="005228CE" w:rsidRPr="00F94431">
        <w:rPr>
          <w:rFonts w:cs="Arial"/>
          <w:rPrChange w:id="205" w:author="Wood, Jennifer - NRCS, Davis, CA" w:date="2016-07-19T13:58:00Z">
            <w:rPr>
              <w:rFonts w:cs="Arial"/>
              <w:highlight w:val="yellow"/>
            </w:rPr>
          </w:rPrChange>
        </w:rPr>
        <w:t xml:space="preserve">on </w:t>
      </w:r>
      <w:r w:rsidR="00755653" w:rsidRPr="00F94431">
        <w:rPr>
          <w:rFonts w:cs="Arial"/>
          <w:rPrChange w:id="206" w:author="Wood, Jennifer - NRCS, Davis, CA" w:date="2016-07-19T13:58:00Z">
            <w:rPr>
              <w:rFonts w:cs="Arial"/>
              <w:highlight w:val="yellow"/>
            </w:rPr>
          </w:rPrChange>
        </w:rPr>
        <w:t xml:space="preserve">a </w:t>
      </w:r>
      <w:r w:rsidR="005228CE" w:rsidRPr="00F94431">
        <w:rPr>
          <w:rFonts w:cs="Arial"/>
          <w:rPrChange w:id="207" w:author="Wood, Jennifer - NRCS, Davis, CA" w:date="2016-07-19T13:58:00Z">
            <w:rPr>
              <w:rFonts w:cs="Arial"/>
              <w:highlight w:val="yellow"/>
            </w:rPr>
          </w:rPrChange>
        </w:rPr>
        <w:t>local drive</w:t>
      </w:r>
      <w:proofErr w:type="gramEnd"/>
      <w:r w:rsidR="00755653" w:rsidRPr="00F94431">
        <w:rPr>
          <w:rFonts w:cs="Arial"/>
          <w:rPrChange w:id="208" w:author="Wood, Jennifer - NRCS, Davis, CA" w:date="2016-07-19T13:58:00Z">
            <w:rPr>
              <w:rFonts w:cs="Arial"/>
              <w:highlight w:val="yellow"/>
            </w:rPr>
          </w:rPrChange>
        </w:rPr>
        <w:t>.</w:t>
      </w:r>
      <w:r w:rsidR="00755653" w:rsidRPr="00F94431">
        <w:rPr>
          <w:rFonts w:cs="Arial"/>
        </w:rPr>
        <w:t xml:space="preserve"> </w:t>
      </w:r>
      <w:r w:rsidR="00755653" w:rsidRPr="00F94431">
        <w:rPr>
          <w:rFonts w:cs="Arial"/>
          <w:rPrChange w:id="209" w:author="Wood, Jennifer - NRCS, Davis, CA" w:date="2016-07-19T13:58:00Z">
            <w:rPr>
              <w:rFonts w:cs="Arial"/>
              <w:highlight w:val="yellow"/>
            </w:rPr>
          </w:rPrChange>
        </w:rPr>
        <w:t>T</w:t>
      </w:r>
      <w:r w:rsidR="00992229" w:rsidRPr="00F94431">
        <w:rPr>
          <w:rFonts w:cs="Arial"/>
          <w:rPrChange w:id="210" w:author="Wood, Jennifer - NRCS, Davis, CA" w:date="2016-07-19T13:58:00Z">
            <w:rPr>
              <w:rFonts w:cs="Arial"/>
              <w:highlight w:val="yellow"/>
            </w:rPr>
          </w:rPrChange>
        </w:rPr>
        <w:t xml:space="preserve">he report will create an “output” folder </w:t>
      </w:r>
      <w:r w:rsidR="00416868" w:rsidRPr="00F94431">
        <w:rPr>
          <w:rFonts w:cs="Arial"/>
          <w:rPrChange w:id="211" w:author="Wood, Jennifer - NRCS, Davis, CA" w:date="2016-07-19T13:58:00Z">
            <w:rPr>
              <w:rFonts w:cs="Arial"/>
              <w:highlight w:val="yellow"/>
            </w:rPr>
          </w:rPrChange>
        </w:rPr>
        <w:t xml:space="preserve">in the working directory </w:t>
      </w:r>
      <w:r w:rsidR="00992229" w:rsidRPr="00F94431">
        <w:rPr>
          <w:rFonts w:cs="Arial"/>
          <w:rPrChange w:id="212" w:author="Wood, Jennifer - NRCS, Davis, CA" w:date="2016-07-19T13:58:00Z">
            <w:rPr>
              <w:rFonts w:cs="Arial"/>
              <w:highlight w:val="yellow"/>
            </w:rPr>
          </w:rPrChange>
        </w:rPr>
        <w:t>in which it will place output files.</w:t>
      </w:r>
      <w:r w:rsidR="00992229" w:rsidRPr="00B16275">
        <w:rPr>
          <w:rFonts w:cs="Arial"/>
        </w:rPr>
        <w:t xml:space="preserve"> </w:t>
      </w:r>
      <w:commentRangeStart w:id="213"/>
      <w:commentRangeStart w:id="214"/>
      <w:del w:id="215" w:author="Wood, Jennifer - NRCS, Davis, CA" w:date="2016-07-18T12:24:00Z">
        <w:r w:rsidR="00EF43CA" w:rsidRPr="00B16275" w:rsidDel="00E1147E">
          <w:rPr>
            <w:rFonts w:cs="Arial"/>
          </w:rPr>
          <w:delText>P</w:delText>
        </w:r>
        <w:r w:rsidR="00992229" w:rsidRPr="00B16275" w:rsidDel="00E1147E">
          <w:rPr>
            <w:rFonts w:cs="Arial"/>
          </w:rPr>
          <w:delText xml:space="preserve">ut </w:delText>
        </w:r>
      </w:del>
      <w:ins w:id="216" w:author="Wood, Jennifer - NRCS, Davis, CA" w:date="2016-07-18T12:24:00Z">
        <w:r w:rsidR="00E1147E">
          <w:rPr>
            <w:rFonts w:cs="Arial"/>
          </w:rPr>
          <w:t>You can p</w:t>
        </w:r>
        <w:r w:rsidR="00E1147E" w:rsidRPr="00B16275">
          <w:rPr>
            <w:rFonts w:cs="Arial"/>
          </w:rPr>
          <w:t xml:space="preserve">ut </w:t>
        </w:r>
      </w:ins>
      <w:r w:rsidR="00992229" w:rsidRPr="00B16275">
        <w:rPr>
          <w:rFonts w:cs="Arial"/>
        </w:rPr>
        <w:t>your map unit shape file here</w:t>
      </w:r>
      <w:ins w:id="217" w:author="Wood, Jennifer - NRCS, Davis, CA" w:date="2016-07-18T12:24:00Z">
        <w:r w:rsidR="00E1147E">
          <w:rPr>
            <w:rFonts w:cs="Arial"/>
          </w:rPr>
          <w:t xml:space="preserve"> or you can direct the script to where your shape file is located</w:t>
        </w:r>
      </w:ins>
      <w:r w:rsidR="00EF43CA" w:rsidRPr="00B16275">
        <w:rPr>
          <w:rFonts w:cs="Arial"/>
        </w:rPr>
        <w:t>. I</w:t>
      </w:r>
      <w:r w:rsidR="00B33F4C" w:rsidRPr="00B16275">
        <w:rPr>
          <w:rFonts w:cs="Arial"/>
        </w:rPr>
        <w:t>n this example</w:t>
      </w:r>
      <w:r w:rsidR="00EF43CA" w:rsidRPr="00B16275">
        <w:rPr>
          <w:rFonts w:cs="Arial"/>
        </w:rPr>
        <w:t>,</w:t>
      </w:r>
      <w:r w:rsidR="00B33F4C" w:rsidRPr="00B16275">
        <w:rPr>
          <w:rFonts w:cs="Arial"/>
        </w:rPr>
        <w:t xml:space="preserve"> </w:t>
      </w:r>
      <w:r w:rsidR="00416868" w:rsidRPr="00B16275">
        <w:rPr>
          <w:rFonts w:cs="Arial"/>
        </w:rPr>
        <w:t>and as written into the “</w:t>
      </w:r>
      <w:proofErr w:type="spellStart"/>
      <w:r w:rsidR="00416868" w:rsidRPr="00B16275">
        <w:rPr>
          <w:rFonts w:cs="Arial"/>
        </w:rPr>
        <w:t>config.R</w:t>
      </w:r>
      <w:proofErr w:type="spellEnd"/>
      <w:r w:rsidR="00416868" w:rsidRPr="00B16275">
        <w:rPr>
          <w:rFonts w:cs="Arial"/>
        </w:rPr>
        <w:t>” file,</w:t>
      </w:r>
      <w:r w:rsidR="00EF43CA" w:rsidRPr="00B16275">
        <w:rPr>
          <w:rFonts w:cs="Arial"/>
        </w:rPr>
        <w:t xml:space="preserve"> the shape file </w:t>
      </w:r>
      <w:proofErr w:type="gramStart"/>
      <w:r w:rsidR="00EF43CA" w:rsidRPr="00B16275">
        <w:rPr>
          <w:rFonts w:cs="Arial"/>
        </w:rPr>
        <w:t>is named</w:t>
      </w:r>
      <w:proofErr w:type="gramEnd"/>
      <w:r w:rsidR="00B33F4C" w:rsidRPr="00B16275">
        <w:rPr>
          <w:rFonts w:cs="Arial"/>
        </w:rPr>
        <w:t xml:space="preserve"> “</w:t>
      </w:r>
      <w:proofErr w:type="spellStart"/>
      <w:r w:rsidR="00B33F4C" w:rsidRPr="00B16275">
        <w:rPr>
          <w:rFonts w:cs="Arial"/>
        </w:rPr>
        <w:t>M</w:t>
      </w:r>
      <w:r w:rsidR="005228CE" w:rsidRPr="00B16275">
        <w:rPr>
          <w:rFonts w:cs="Arial"/>
        </w:rPr>
        <w:t>U</w:t>
      </w:r>
      <w:r w:rsidR="00B33F4C" w:rsidRPr="00B16275">
        <w:rPr>
          <w:rFonts w:cs="Arial"/>
        </w:rPr>
        <w:t>s_for_analysis</w:t>
      </w:r>
      <w:proofErr w:type="spellEnd"/>
      <w:r w:rsidR="00B33F4C" w:rsidRPr="00B16275">
        <w:rPr>
          <w:rFonts w:cs="Arial"/>
        </w:rPr>
        <w:t>”</w:t>
      </w:r>
      <w:r w:rsidR="00416868" w:rsidRPr="00B16275">
        <w:rPr>
          <w:rFonts w:cs="Arial"/>
        </w:rPr>
        <w:t xml:space="preserve">. You </w:t>
      </w:r>
      <w:r w:rsidR="00EF43CA" w:rsidRPr="00B16275">
        <w:rPr>
          <w:rFonts w:cs="Arial"/>
        </w:rPr>
        <w:t>will</w:t>
      </w:r>
      <w:r w:rsidR="00416868" w:rsidRPr="00B16275">
        <w:rPr>
          <w:rFonts w:cs="Arial"/>
        </w:rPr>
        <w:t xml:space="preserve"> edit the script in the </w:t>
      </w:r>
      <w:proofErr w:type="spellStart"/>
      <w:r w:rsidR="00416868" w:rsidRPr="00B16275">
        <w:rPr>
          <w:rFonts w:cs="Arial"/>
        </w:rPr>
        <w:t>config.R</w:t>
      </w:r>
      <w:proofErr w:type="spellEnd"/>
      <w:r w:rsidR="00416868" w:rsidRPr="00B16275">
        <w:rPr>
          <w:rFonts w:cs="Arial"/>
        </w:rPr>
        <w:t xml:space="preserve"> file to </w:t>
      </w:r>
      <w:r w:rsidR="00992229" w:rsidRPr="00B16275">
        <w:rPr>
          <w:rFonts w:cs="Arial"/>
        </w:rPr>
        <w:t xml:space="preserve">direct the </w:t>
      </w:r>
      <w:r w:rsidR="00416868" w:rsidRPr="00B16275">
        <w:rPr>
          <w:rFonts w:cs="Arial"/>
        </w:rPr>
        <w:t>report</w:t>
      </w:r>
      <w:r w:rsidR="00992229" w:rsidRPr="00B16275">
        <w:rPr>
          <w:rFonts w:cs="Arial"/>
        </w:rPr>
        <w:t xml:space="preserve"> to</w:t>
      </w:r>
      <w:del w:id="218" w:author="Wood, Jennifer - NRCS, Davis, CA" w:date="2016-07-18T12:25:00Z">
        <w:r w:rsidR="00992229" w:rsidRPr="00B16275" w:rsidDel="00E1147E">
          <w:rPr>
            <w:rFonts w:cs="Arial"/>
          </w:rPr>
          <w:delText xml:space="preserve"> </w:delText>
        </w:r>
        <w:r w:rsidR="00EF43CA" w:rsidRPr="00B16275" w:rsidDel="00E1147E">
          <w:rPr>
            <w:rFonts w:cs="Arial"/>
          </w:rPr>
          <w:delText>your Project folder</w:delText>
        </w:r>
        <w:commentRangeEnd w:id="213"/>
        <w:r w:rsidR="003E10C7" w:rsidDel="00E1147E">
          <w:rPr>
            <w:rStyle w:val="CommentReference"/>
          </w:rPr>
          <w:commentReference w:id="213"/>
        </w:r>
      </w:del>
      <w:commentRangeEnd w:id="214"/>
      <w:r w:rsidR="00E1147E">
        <w:rPr>
          <w:rStyle w:val="CommentReference"/>
        </w:rPr>
        <w:commentReference w:id="214"/>
      </w:r>
      <w:ins w:id="219" w:author="Wood, Jennifer - NRCS, Davis, CA" w:date="2016-07-18T12:25:00Z">
        <w:r w:rsidR="00E1147E">
          <w:rPr>
            <w:rFonts w:cs="Arial"/>
          </w:rPr>
          <w:t xml:space="preserve"> the data location.</w:t>
        </w:r>
      </w:ins>
    </w:p>
    <w:p w14:paraId="5F578156" w14:textId="77777777" w:rsidR="00592F0A" w:rsidRPr="00B16275" w:rsidRDefault="00592F0A" w:rsidP="001D458F">
      <w:pPr>
        <w:spacing w:after="0"/>
        <w:rPr>
          <w:rFonts w:cs="Arial"/>
        </w:rPr>
      </w:pPr>
    </w:p>
    <w:p w14:paraId="3B09A013" w14:textId="77777777" w:rsidR="00C36FE2" w:rsidRPr="00B16275" w:rsidRDefault="005228CE" w:rsidP="001D458F">
      <w:pPr>
        <w:spacing w:after="0"/>
        <w:rPr>
          <w:rFonts w:cs="Arial"/>
        </w:rPr>
      </w:pPr>
      <w:r w:rsidRPr="00B16275">
        <w:rPr>
          <w:rFonts w:cs="Arial"/>
          <w:noProof/>
        </w:rPr>
        <w:lastRenderedPageBreak/>
        <w:drawing>
          <wp:inline distT="0" distB="0" distL="0" distR="0" wp14:anchorId="54BA260B" wp14:editId="04525DCC">
            <wp:extent cx="6400800" cy="22453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2245360"/>
                    </a:xfrm>
                    <a:prstGeom prst="rect">
                      <a:avLst/>
                    </a:prstGeom>
                  </pic:spPr>
                </pic:pic>
              </a:graphicData>
            </a:graphic>
          </wp:inline>
        </w:drawing>
      </w:r>
    </w:p>
    <w:p w14:paraId="7B4EDEF4" w14:textId="77777777" w:rsidR="0027279F" w:rsidRPr="00B16275" w:rsidRDefault="0027279F" w:rsidP="001D458F">
      <w:pPr>
        <w:spacing w:after="0"/>
        <w:rPr>
          <w:rFonts w:cs="Arial"/>
        </w:rPr>
      </w:pPr>
    </w:p>
    <w:p w14:paraId="1BCC1F9E" w14:textId="2E0D077C" w:rsidR="007604B5" w:rsidRPr="00B16275" w:rsidRDefault="00A370D9" w:rsidP="001D458F">
      <w:pPr>
        <w:spacing w:after="0"/>
        <w:rPr>
          <w:rFonts w:cs="Arial"/>
        </w:rPr>
      </w:pPr>
      <w:r w:rsidRPr="00B16275">
        <w:rPr>
          <w:rFonts w:cs="Arial"/>
        </w:rPr>
        <w:t xml:space="preserve">The path to your Project folder </w:t>
      </w:r>
      <w:del w:id="220" w:author="Wood, Jennifer - NRCS, Davis, CA" w:date="2016-07-18T12:25:00Z">
        <w:r w:rsidRPr="00B16275" w:rsidDel="00E1147E">
          <w:rPr>
            <w:rFonts w:cs="Arial"/>
          </w:rPr>
          <w:delText xml:space="preserve">will </w:delText>
        </w:r>
      </w:del>
      <w:ins w:id="221" w:author="Wood, Jennifer - NRCS, Davis, CA" w:date="2016-07-18T12:25:00Z">
        <w:r w:rsidR="00E1147E">
          <w:rPr>
            <w:rFonts w:cs="Arial"/>
          </w:rPr>
          <w:t>might</w:t>
        </w:r>
        <w:r w:rsidR="00E1147E" w:rsidRPr="00B16275">
          <w:rPr>
            <w:rFonts w:cs="Arial"/>
          </w:rPr>
          <w:t xml:space="preserve"> </w:t>
        </w:r>
      </w:ins>
      <w:r w:rsidRPr="00B16275">
        <w:rPr>
          <w:rFonts w:cs="Arial"/>
        </w:rPr>
        <w:t>look more like this:</w:t>
      </w:r>
    </w:p>
    <w:p w14:paraId="50643212" w14:textId="77777777" w:rsidR="00EF43CA" w:rsidRPr="00B16275" w:rsidRDefault="00EF43CA" w:rsidP="001D458F">
      <w:pPr>
        <w:spacing w:after="0"/>
        <w:rPr>
          <w:rFonts w:cs="Arial"/>
        </w:rPr>
      </w:pPr>
    </w:p>
    <w:p w14:paraId="2EE1B182" w14:textId="5302F6A5" w:rsidR="00EF43CA" w:rsidRDefault="00EF43CA" w:rsidP="001D458F">
      <w:pPr>
        <w:spacing w:after="0"/>
        <w:rPr>
          <w:ins w:id="222" w:author="Wood, Jennifer - NRCS, Davis, CA" w:date="2016-07-18T12:29:00Z"/>
          <w:rFonts w:cs="Arial"/>
        </w:rPr>
      </w:pPr>
      <w:r w:rsidRPr="00A27150">
        <w:rPr>
          <w:noProof/>
        </w:rPr>
        <w:drawing>
          <wp:inline distT="0" distB="0" distL="0" distR="0" wp14:anchorId="33BCEF02" wp14:editId="46A82455">
            <wp:extent cx="6400800" cy="2077085"/>
            <wp:effectExtent l="19050" t="19050" r="19050" b="184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2077085"/>
                    </a:xfrm>
                    <a:prstGeom prst="rect">
                      <a:avLst/>
                    </a:prstGeom>
                    <a:ln>
                      <a:solidFill>
                        <a:schemeClr val="accent1"/>
                      </a:solidFill>
                    </a:ln>
                  </pic:spPr>
                </pic:pic>
              </a:graphicData>
            </a:graphic>
          </wp:inline>
        </w:drawing>
      </w:r>
    </w:p>
    <w:p w14:paraId="3B86B642" w14:textId="77777777" w:rsidR="00033DC0" w:rsidRPr="00B16275" w:rsidRDefault="00033DC0" w:rsidP="001D458F">
      <w:pPr>
        <w:spacing w:after="0"/>
        <w:rPr>
          <w:rFonts w:cs="Arial"/>
        </w:rPr>
      </w:pPr>
    </w:p>
    <w:p w14:paraId="2BFEFFA0" w14:textId="77777777" w:rsidR="00EF43CA" w:rsidRDefault="00EF43CA" w:rsidP="001D458F">
      <w:pPr>
        <w:spacing w:after="0"/>
        <w:rPr>
          <w:ins w:id="223" w:author="Wood, Jennifer - NRCS, Davis, CA" w:date="2016-07-18T12:29:00Z"/>
          <w:rFonts w:cs="Arial"/>
        </w:rPr>
      </w:pPr>
    </w:p>
    <w:p w14:paraId="28AE3204" w14:textId="77777777" w:rsidR="00033DC0" w:rsidRPr="00B16275" w:rsidRDefault="00033DC0" w:rsidP="001D458F">
      <w:pPr>
        <w:spacing w:after="0"/>
        <w:rPr>
          <w:rFonts w:cs="Arial"/>
        </w:rPr>
      </w:pPr>
    </w:p>
    <w:p w14:paraId="00E5B650" w14:textId="7CDA15B0" w:rsidR="00FE5EAF" w:rsidRPr="00B16275" w:rsidRDefault="001D458F" w:rsidP="001D458F">
      <w:pPr>
        <w:pStyle w:val="Heading1"/>
        <w:rPr>
          <w:rFonts w:asciiTheme="minorHAnsi" w:hAnsiTheme="minorHAnsi"/>
        </w:rPr>
      </w:pPr>
      <w:r w:rsidRPr="00B16275">
        <w:rPr>
          <w:rFonts w:asciiTheme="minorHAnsi" w:hAnsiTheme="minorHAnsi"/>
        </w:rPr>
        <w:t xml:space="preserve">Step 4. </w:t>
      </w:r>
      <w:r w:rsidRPr="00B16275">
        <w:rPr>
          <w:rFonts w:asciiTheme="minorHAnsi" w:hAnsiTheme="minorHAnsi"/>
          <w:b w:val="0"/>
        </w:rPr>
        <w:t>Run the r</w:t>
      </w:r>
      <w:r w:rsidR="00FE5EAF" w:rsidRPr="00B16275">
        <w:rPr>
          <w:rFonts w:asciiTheme="minorHAnsi" w:hAnsiTheme="minorHAnsi"/>
          <w:b w:val="0"/>
        </w:rPr>
        <w:t>eport</w:t>
      </w:r>
    </w:p>
    <w:p w14:paraId="078FBA3D" w14:textId="77777777" w:rsidR="00FE5EAF" w:rsidRPr="00B16275" w:rsidRDefault="00FE5EAF" w:rsidP="001D458F">
      <w:pPr>
        <w:pStyle w:val="ListParagraph"/>
        <w:spacing w:after="0"/>
        <w:ind w:left="0"/>
        <w:rPr>
          <w:rFonts w:cs="Arial"/>
        </w:rPr>
      </w:pPr>
    </w:p>
    <w:p w14:paraId="2FE858DB" w14:textId="77777777" w:rsidR="00766F94" w:rsidRPr="00B16275" w:rsidRDefault="00296EBB" w:rsidP="001D458F">
      <w:pPr>
        <w:pStyle w:val="ListParagraph"/>
        <w:spacing w:after="0"/>
        <w:ind w:left="0"/>
        <w:rPr>
          <w:rFonts w:cs="Arial"/>
        </w:rPr>
      </w:pPr>
      <w:r w:rsidRPr="00B16275">
        <w:rPr>
          <w:rFonts w:cs="Arial"/>
        </w:rPr>
        <w:t>Open R Studio</w:t>
      </w:r>
      <w:r w:rsidR="00FE5EAF" w:rsidRPr="00B16275">
        <w:rPr>
          <w:rFonts w:cs="Arial"/>
        </w:rPr>
        <w:t xml:space="preserve">: </w:t>
      </w:r>
      <w:r w:rsidR="00766F94" w:rsidRPr="00B16275">
        <w:rPr>
          <w:rFonts w:cs="Arial"/>
        </w:rPr>
        <w:t xml:space="preserve">Start – Programs – </w:t>
      </w:r>
      <w:proofErr w:type="spellStart"/>
      <w:r w:rsidR="00766F94" w:rsidRPr="00B16275">
        <w:rPr>
          <w:rFonts w:cs="Arial"/>
        </w:rPr>
        <w:t>RStudio</w:t>
      </w:r>
      <w:proofErr w:type="spellEnd"/>
      <w:r w:rsidR="00263B7C" w:rsidRPr="00B16275">
        <w:rPr>
          <w:rFonts w:cs="Arial"/>
        </w:rPr>
        <w:t xml:space="preserve"> </w:t>
      </w:r>
      <w:proofErr w:type="gramStart"/>
      <w:r w:rsidR="00263B7C" w:rsidRPr="00B16275">
        <w:rPr>
          <w:rFonts w:cs="Arial"/>
        </w:rPr>
        <w:t xml:space="preserve">folder </w:t>
      </w:r>
      <w:r w:rsidR="00766F94" w:rsidRPr="00B16275">
        <w:rPr>
          <w:rFonts w:cs="Arial"/>
        </w:rPr>
        <w:t xml:space="preserve"> –</w:t>
      </w:r>
      <w:proofErr w:type="gramEnd"/>
      <w:r w:rsidR="00766F94" w:rsidRPr="00B16275">
        <w:rPr>
          <w:rFonts w:cs="Arial"/>
        </w:rPr>
        <w:t xml:space="preserve"> </w:t>
      </w:r>
      <w:proofErr w:type="spellStart"/>
      <w:r w:rsidR="00766F94" w:rsidRPr="00B16275">
        <w:rPr>
          <w:rFonts w:cs="Arial"/>
        </w:rPr>
        <w:t>Rstudio</w:t>
      </w:r>
      <w:proofErr w:type="spellEnd"/>
    </w:p>
    <w:p w14:paraId="7FA58C5B" w14:textId="77777777" w:rsidR="00FE5EAF" w:rsidRPr="00B16275" w:rsidRDefault="00FE5EAF" w:rsidP="001D458F">
      <w:pPr>
        <w:pStyle w:val="ListParagraph"/>
        <w:spacing w:after="0"/>
        <w:ind w:left="0"/>
        <w:rPr>
          <w:rFonts w:cs="Arial"/>
        </w:rPr>
      </w:pPr>
    </w:p>
    <w:p w14:paraId="0D06697F" w14:textId="77777777" w:rsidR="00766F94" w:rsidRPr="00B16275" w:rsidRDefault="00766F94" w:rsidP="001D458F">
      <w:pPr>
        <w:spacing w:after="0"/>
        <w:rPr>
          <w:rFonts w:cs="Arial"/>
        </w:rPr>
      </w:pPr>
      <w:r w:rsidRPr="00B16275">
        <w:rPr>
          <w:rFonts w:cs="Arial"/>
          <w:noProof/>
        </w:rPr>
        <w:lastRenderedPageBreak/>
        <w:drawing>
          <wp:inline distT="0" distB="0" distL="0" distR="0" wp14:anchorId="66E520DE" wp14:editId="34367834">
            <wp:extent cx="4580648" cy="2495550"/>
            <wp:effectExtent l="19050" t="19050" r="1079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7565" cy="2504767"/>
                    </a:xfrm>
                    <a:prstGeom prst="rect">
                      <a:avLst/>
                    </a:prstGeom>
                    <a:ln>
                      <a:solidFill>
                        <a:schemeClr val="accent1"/>
                      </a:solidFill>
                    </a:ln>
                  </pic:spPr>
                </pic:pic>
              </a:graphicData>
            </a:graphic>
          </wp:inline>
        </w:drawing>
      </w:r>
    </w:p>
    <w:p w14:paraId="4A09F4B1" w14:textId="77777777" w:rsidR="00766F94" w:rsidRPr="00B16275" w:rsidRDefault="00766F94" w:rsidP="001D458F">
      <w:pPr>
        <w:spacing w:after="0"/>
        <w:rPr>
          <w:rFonts w:cs="Arial"/>
        </w:rPr>
      </w:pPr>
    </w:p>
    <w:p w14:paraId="5C2F26BC" w14:textId="77777777" w:rsidR="00416868" w:rsidRPr="00B16275" w:rsidRDefault="00416868" w:rsidP="001D458F">
      <w:pPr>
        <w:spacing w:after="0"/>
        <w:rPr>
          <w:rFonts w:cs="Arial"/>
        </w:rPr>
      </w:pPr>
    </w:p>
    <w:p w14:paraId="7AFD160B" w14:textId="77777777" w:rsidR="00766F94" w:rsidRPr="00B16275" w:rsidRDefault="00766F94">
      <w:pPr>
        <w:pStyle w:val="Heading2"/>
      </w:pPr>
      <w:r w:rsidRPr="00B16275">
        <w:t>Set the working directory</w:t>
      </w:r>
    </w:p>
    <w:p w14:paraId="63E0AAC1" w14:textId="77777777" w:rsidR="001D458F" w:rsidRPr="00B16275" w:rsidRDefault="001D458F" w:rsidP="001D458F">
      <w:pPr>
        <w:spacing w:after="0"/>
        <w:rPr>
          <w:rFonts w:cs="Arial"/>
        </w:rPr>
      </w:pPr>
    </w:p>
    <w:p w14:paraId="5A43ABD7" w14:textId="77777777" w:rsidR="00766F94" w:rsidRPr="00B16275" w:rsidRDefault="00766F94" w:rsidP="001D458F">
      <w:pPr>
        <w:spacing w:after="0"/>
        <w:rPr>
          <w:rFonts w:cs="Arial"/>
        </w:rPr>
      </w:pPr>
      <w:r w:rsidRPr="00B16275">
        <w:rPr>
          <w:rFonts w:cs="Arial"/>
        </w:rPr>
        <w:t>On the R Studio toolbar: Session – Set Working Directory- Choose Directory</w:t>
      </w:r>
    </w:p>
    <w:p w14:paraId="63641CE7" w14:textId="77777777" w:rsidR="001D458F" w:rsidRPr="00B16275" w:rsidRDefault="001D458F" w:rsidP="001D458F">
      <w:pPr>
        <w:spacing w:after="0"/>
        <w:rPr>
          <w:rFonts w:cs="Arial"/>
        </w:rPr>
      </w:pPr>
    </w:p>
    <w:p w14:paraId="71243D15" w14:textId="0A887AC3" w:rsidR="00DB0B61" w:rsidRPr="00B16275" w:rsidRDefault="00DB0B61" w:rsidP="001D458F">
      <w:pPr>
        <w:spacing w:after="0"/>
        <w:rPr>
          <w:rFonts w:cs="Arial"/>
        </w:rPr>
      </w:pPr>
      <w:del w:id="224" w:author="Wood, Jennifer - NRCS, Davis, CA" w:date="2016-07-19T14:02:00Z">
        <w:r w:rsidRPr="00B16275" w:rsidDel="00F94431">
          <w:rPr>
            <w:rFonts w:cs="Arial"/>
          </w:rPr>
          <w:delText>We recommend that you s</w:delText>
        </w:r>
      </w:del>
      <w:ins w:id="225" w:author="Wood, Jennifer - NRCS, Davis, CA" w:date="2016-07-19T14:02:00Z">
        <w:r w:rsidR="00F94431">
          <w:rPr>
            <w:rFonts w:cs="Arial"/>
          </w:rPr>
          <w:t>S</w:t>
        </w:r>
      </w:ins>
      <w:r w:rsidRPr="00B16275">
        <w:rPr>
          <w:rFonts w:cs="Arial"/>
        </w:rPr>
        <w:t xml:space="preserve">et the working directory to a folder titled </w:t>
      </w:r>
      <w:proofErr w:type="spellStart"/>
      <w:r w:rsidRPr="00B16275">
        <w:rPr>
          <w:rFonts w:cs="Arial"/>
        </w:rPr>
        <w:t>MUSum</w:t>
      </w:r>
      <w:proofErr w:type="spellEnd"/>
      <w:r w:rsidRPr="00B16275">
        <w:rPr>
          <w:rFonts w:cs="Arial"/>
        </w:rPr>
        <w:t xml:space="preserve"> that you place in your project folder, and in which you previously placed the GIS-summary-by-</w:t>
      </w:r>
      <w:proofErr w:type="spellStart"/>
      <w:r w:rsidRPr="00B16275">
        <w:rPr>
          <w:rFonts w:cs="Arial"/>
        </w:rPr>
        <w:t>MU.Rmd</w:t>
      </w:r>
      <w:proofErr w:type="spellEnd"/>
      <w:r w:rsidRPr="00B16275">
        <w:rPr>
          <w:rFonts w:cs="Arial"/>
        </w:rPr>
        <w:t xml:space="preserve">, the </w:t>
      </w:r>
      <w:proofErr w:type="spellStart"/>
      <w:r w:rsidRPr="00B16275">
        <w:rPr>
          <w:rFonts w:cs="Arial"/>
        </w:rPr>
        <w:t>config.R</w:t>
      </w:r>
      <w:proofErr w:type="spellEnd"/>
      <w:r w:rsidRPr="00B16275">
        <w:rPr>
          <w:rFonts w:cs="Arial"/>
        </w:rPr>
        <w:t>, and the load-</w:t>
      </w:r>
      <w:proofErr w:type="spellStart"/>
      <w:r w:rsidRPr="00B16275">
        <w:rPr>
          <w:rFonts w:cs="Arial"/>
        </w:rPr>
        <w:t>packages.R</w:t>
      </w:r>
      <w:proofErr w:type="spellEnd"/>
      <w:r w:rsidRPr="00B16275">
        <w:rPr>
          <w:rFonts w:cs="Arial"/>
        </w:rPr>
        <w:t xml:space="preserve"> files.</w:t>
      </w:r>
    </w:p>
    <w:p w14:paraId="17EDDEDA" w14:textId="77777777" w:rsidR="00416868" w:rsidRPr="00B16275" w:rsidRDefault="00416868" w:rsidP="001D458F">
      <w:pPr>
        <w:spacing w:after="0"/>
        <w:rPr>
          <w:rFonts w:cs="Arial"/>
        </w:rPr>
      </w:pPr>
    </w:p>
    <w:p w14:paraId="164830A3" w14:textId="4C0A3462" w:rsidR="00766F94" w:rsidRPr="00B16275" w:rsidRDefault="00D11680" w:rsidP="001D458F">
      <w:pPr>
        <w:spacing w:after="0"/>
        <w:rPr>
          <w:rFonts w:cs="Arial"/>
        </w:rPr>
      </w:pPr>
      <w:ins w:id="226" w:author="Wood, Jennifer - NRCS, Davis, CA" w:date="2016-07-18T16:01:00Z">
        <w:r>
          <w:rPr>
            <w:rFonts w:cs="Arial"/>
          </w:rPr>
          <w:t xml:space="preserve">       </w:t>
        </w:r>
      </w:ins>
      <w:r w:rsidR="00766F94" w:rsidRPr="00B16275">
        <w:rPr>
          <w:rFonts w:cs="Arial"/>
          <w:noProof/>
        </w:rPr>
        <w:drawing>
          <wp:inline distT="0" distB="0" distL="0" distR="0" wp14:anchorId="2678ABF9" wp14:editId="7E6A2614">
            <wp:extent cx="5943600" cy="19723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72310"/>
                    </a:xfrm>
                    <a:prstGeom prst="rect">
                      <a:avLst/>
                    </a:prstGeom>
                  </pic:spPr>
                </pic:pic>
              </a:graphicData>
            </a:graphic>
          </wp:inline>
        </w:drawing>
      </w:r>
    </w:p>
    <w:p w14:paraId="6A7EA72B" w14:textId="77777777" w:rsidR="00766F94" w:rsidRPr="00B16275" w:rsidRDefault="00766F94" w:rsidP="001D458F">
      <w:pPr>
        <w:spacing w:after="0"/>
        <w:rPr>
          <w:rFonts w:cs="Arial"/>
        </w:rPr>
      </w:pPr>
    </w:p>
    <w:p w14:paraId="17E0012D" w14:textId="77777777" w:rsidR="00BB72C9" w:rsidRPr="00B16275" w:rsidRDefault="00BB72C9" w:rsidP="001D458F">
      <w:pPr>
        <w:spacing w:after="0"/>
        <w:rPr>
          <w:rFonts w:cs="Arial"/>
        </w:rPr>
      </w:pPr>
      <w:r w:rsidRPr="00B16275">
        <w:rPr>
          <w:rFonts w:cs="Arial"/>
        </w:rPr>
        <w:t>Once you set your Working Directory, the files will show up in the lower right window, under the Files tab.</w:t>
      </w:r>
    </w:p>
    <w:p w14:paraId="46EFA246" w14:textId="77777777" w:rsidR="001D458F" w:rsidRPr="00B16275" w:rsidRDefault="001D458F" w:rsidP="001D458F">
      <w:pPr>
        <w:spacing w:after="0"/>
        <w:rPr>
          <w:rFonts w:cs="Arial"/>
        </w:rPr>
      </w:pPr>
    </w:p>
    <w:p w14:paraId="0799EC0D" w14:textId="77777777" w:rsidR="00BB72C9" w:rsidRPr="00B16275" w:rsidRDefault="00FE5EAF" w:rsidP="001D458F">
      <w:pPr>
        <w:spacing w:after="0"/>
        <w:rPr>
          <w:rFonts w:cs="Arial"/>
        </w:rPr>
      </w:pPr>
      <w:r w:rsidRPr="00B16275">
        <w:rPr>
          <w:rFonts w:cs="Arial"/>
          <w:noProof/>
        </w:rPr>
        <w:lastRenderedPageBreak/>
        <mc:AlternateContent>
          <mc:Choice Requires="wps">
            <w:drawing>
              <wp:anchor distT="0" distB="0" distL="114300" distR="114300" simplePos="0" relativeHeight="251696128" behindDoc="0" locked="0" layoutInCell="1" allowOverlap="1" wp14:anchorId="4943B710" wp14:editId="45D2CCEF">
                <wp:simplePos x="0" y="0"/>
                <wp:positionH relativeFrom="column">
                  <wp:posOffset>2237509</wp:posOffset>
                </wp:positionH>
                <wp:positionV relativeFrom="paragraph">
                  <wp:posOffset>1212273</wp:posOffset>
                </wp:positionV>
                <wp:extent cx="3872346" cy="2286000"/>
                <wp:effectExtent l="0" t="0" r="13970" b="19050"/>
                <wp:wrapNone/>
                <wp:docPr id="9" name="Oval 9"/>
                <wp:cNvGraphicFramePr/>
                <a:graphic xmlns:a="http://schemas.openxmlformats.org/drawingml/2006/main">
                  <a:graphicData uri="http://schemas.microsoft.com/office/word/2010/wordprocessingShape">
                    <wps:wsp>
                      <wps:cNvSpPr/>
                      <wps:spPr>
                        <a:xfrm>
                          <a:off x="0" y="0"/>
                          <a:ext cx="3872346" cy="2286000"/>
                        </a:xfrm>
                        <a:prstGeom prst="ellipse">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E35E7F" id="Oval 9" o:spid="_x0000_s1026" style="position:absolute;margin-left:176.2pt;margin-top:95.45pt;width:304.9pt;height:180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" filled="f" strokecolor="red" strokeweight="1.25pt">
                <v:stroke joinstyle="miter"/>
              </v:oval>
            </w:pict>
          </mc:Fallback>
        </mc:AlternateContent>
      </w:r>
      <w:r w:rsidRPr="00B16275">
        <w:rPr>
          <w:rFonts w:cs="Arial"/>
          <w:noProof/>
        </w:rPr>
        <w:drawing>
          <wp:anchor distT="0" distB="0" distL="114300" distR="114300" simplePos="0" relativeHeight="251695104" behindDoc="1" locked="0" layoutInCell="1" allowOverlap="1" wp14:anchorId="430CCAC9" wp14:editId="5CCC5251">
            <wp:simplePos x="0" y="0"/>
            <wp:positionH relativeFrom="column">
              <wp:posOffset>0</wp:posOffset>
            </wp:positionH>
            <wp:positionV relativeFrom="paragraph">
              <wp:posOffset>0</wp:posOffset>
            </wp:positionV>
            <wp:extent cx="6400800" cy="3415030"/>
            <wp:effectExtent l="0" t="0" r="0" b="0"/>
            <wp:wrapTight wrapText="bothSides">
              <wp:wrapPolygon edited="0">
                <wp:start x="0" y="0"/>
                <wp:lineTo x="0" y="21447"/>
                <wp:lineTo x="21536" y="21447"/>
                <wp:lineTo x="2153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00800" cy="3415030"/>
                    </a:xfrm>
                    <a:prstGeom prst="rect">
                      <a:avLst/>
                    </a:prstGeom>
                  </pic:spPr>
                </pic:pic>
              </a:graphicData>
            </a:graphic>
          </wp:anchor>
        </w:drawing>
      </w:r>
    </w:p>
    <w:p w14:paraId="30DA304E" w14:textId="77777777" w:rsidR="00F94431" w:rsidRDefault="00F94431" w:rsidP="001D458F">
      <w:pPr>
        <w:spacing w:after="0"/>
        <w:rPr>
          <w:ins w:id="227" w:author="Wood, Jennifer - NRCS, Davis, CA" w:date="2016-07-19T14:02:00Z"/>
          <w:rFonts w:cs="Arial"/>
        </w:rPr>
      </w:pPr>
    </w:p>
    <w:p w14:paraId="370153E3" w14:textId="77777777" w:rsidR="00E71443" w:rsidRPr="00B16275" w:rsidRDefault="00DB0B61" w:rsidP="001D458F">
      <w:pPr>
        <w:spacing w:after="0"/>
        <w:rPr>
          <w:rFonts w:cs="Arial"/>
        </w:rPr>
      </w:pPr>
      <w:r w:rsidRPr="00505B93">
        <w:rPr>
          <w:rFonts w:cs="Arial"/>
          <w:i/>
          <w:rPrChange w:id="228" w:author="Wood, Jennifer - NRCS, Davis, CA" w:date="2016-07-19T14:20:00Z">
            <w:rPr>
              <w:rFonts w:cs="Arial"/>
            </w:rPr>
          </w:rPrChange>
        </w:rPr>
        <w:t>Tip</w:t>
      </w:r>
      <w:r w:rsidRPr="00B16275">
        <w:rPr>
          <w:rFonts w:cs="Arial"/>
        </w:rPr>
        <w:t>: R studio will set the working directory to the folder where your GIS-summary-by-</w:t>
      </w:r>
      <w:proofErr w:type="spellStart"/>
      <w:r w:rsidRPr="00B16275">
        <w:rPr>
          <w:rFonts w:cs="Arial"/>
        </w:rPr>
        <w:t>MU.Rmd</w:t>
      </w:r>
      <w:proofErr w:type="spellEnd"/>
      <w:r w:rsidRPr="00B16275">
        <w:rPr>
          <w:rFonts w:cs="Arial"/>
        </w:rPr>
        <w:t xml:space="preserve"> file is located, if you open it from Windows Explorer.</w:t>
      </w:r>
    </w:p>
    <w:p w14:paraId="48FC08E6" w14:textId="77777777" w:rsidR="00E71443" w:rsidRPr="00B16275" w:rsidRDefault="00E71443" w:rsidP="001D458F">
      <w:pPr>
        <w:spacing w:after="0"/>
        <w:rPr>
          <w:rFonts w:cs="Arial"/>
        </w:rPr>
      </w:pPr>
    </w:p>
    <w:p w14:paraId="07EE4CCE" w14:textId="77777777" w:rsidR="00BB72C9" w:rsidRPr="00B16275" w:rsidRDefault="00BB72C9">
      <w:pPr>
        <w:pStyle w:val="Heading2"/>
      </w:pPr>
      <w:r w:rsidRPr="00B16275">
        <w:t>Load the R packages that you will need to run the report</w:t>
      </w:r>
    </w:p>
    <w:p w14:paraId="5C0527DE" w14:textId="77777777" w:rsidR="00BB72C9" w:rsidRPr="00B16275" w:rsidRDefault="00BB72C9" w:rsidP="001D458F">
      <w:pPr>
        <w:pStyle w:val="ListParagraph"/>
        <w:spacing w:after="0"/>
        <w:ind w:left="0"/>
        <w:rPr>
          <w:rFonts w:cs="Arial"/>
        </w:rPr>
      </w:pPr>
    </w:p>
    <w:p w14:paraId="4CD74FDB" w14:textId="156D21A7" w:rsidR="00E71443" w:rsidRPr="00B16275" w:rsidRDefault="00BB72C9" w:rsidP="001D458F">
      <w:pPr>
        <w:pStyle w:val="ListParagraph"/>
        <w:spacing w:after="0"/>
        <w:ind w:left="0"/>
        <w:rPr>
          <w:rFonts w:cs="Arial"/>
        </w:rPr>
      </w:pPr>
      <w:r w:rsidRPr="00B16275">
        <w:rPr>
          <w:rFonts w:cs="Arial"/>
        </w:rPr>
        <w:t>Open the file ‘load-</w:t>
      </w:r>
      <w:proofErr w:type="spellStart"/>
      <w:r w:rsidRPr="00B16275">
        <w:rPr>
          <w:rFonts w:cs="Arial"/>
        </w:rPr>
        <w:t>packages.R</w:t>
      </w:r>
      <w:proofErr w:type="spellEnd"/>
      <w:r w:rsidRPr="00B16275">
        <w:rPr>
          <w:rFonts w:cs="Arial"/>
        </w:rPr>
        <w:t xml:space="preserve">’ from either File-Open or from clicking on it in the Files window. </w:t>
      </w:r>
      <w:r w:rsidR="00592F0A" w:rsidRPr="00B16275">
        <w:rPr>
          <w:rFonts w:cs="Arial"/>
          <w:i/>
        </w:rPr>
        <w:t xml:space="preserve">You only have to do this one time when you first set up </w:t>
      </w:r>
      <w:proofErr w:type="spellStart"/>
      <w:r w:rsidR="00592F0A" w:rsidRPr="00B16275">
        <w:rPr>
          <w:rFonts w:cs="Arial"/>
          <w:i/>
        </w:rPr>
        <w:t>RStudio</w:t>
      </w:r>
      <w:proofErr w:type="spellEnd"/>
      <w:r w:rsidR="00592F0A" w:rsidRPr="00B16275">
        <w:rPr>
          <w:rFonts w:cs="Arial"/>
          <w:i/>
        </w:rPr>
        <w:t xml:space="preserve"> on your computer.</w:t>
      </w:r>
    </w:p>
    <w:p w14:paraId="7B1F6716" w14:textId="77777777" w:rsidR="00E71443" w:rsidRPr="00B16275" w:rsidRDefault="00E71443" w:rsidP="001D458F">
      <w:pPr>
        <w:pStyle w:val="ListParagraph"/>
        <w:spacing w:after="0"/>
        <w:ind w:left="0"/>
        <w:rPr>
          <w:rFonts w:cs="Arial"/>
        </w:rPr>
      </w:pPr>
    </w:p>
    <w:p w14:paraId="7EC2B1B9" w14:textId="77777777" w:rsidR="00E71443" w:rsidRPr="00B16275" w:rsidRDefault="00E71443" w:rsidP="001D458F">
      <w:pPr>
        <w:pStyle w:val="ListParagraph"/>
        <w:spacing w:after="0"/>
        <w:ind w:left="0"/>
        <w:rPr>
          <w:rFonts w:cs="Arial"/>
        </w:rPr>
      </w:pPr>
      <w:r w:rsidRPr="00B16275">
        <w:rPr>
          <w:rFonts w:cs="Arial"/>
        </w:rPr>
        <w:t>On the R Studio toolbar – File - Open File</w:t>
      </w:r>
    </w:p>
    <w:p w14:paraId="16B0BD5E" w14:textId="77777777" w:rsidR="00A370D9" w:rsidRPr="00B16275" w:rsidRDefault="00A370D9" w:rsidP="001D458F">
      <w:pPr>
        <w:pStyle w:val="ListParagraph"/>
        <w:spacing w:after="0"/>
        <w:ind w:left="0"/>
        <w:rPr>
          <w:rFonts w:cs="Arial"/>
        </w:rPr>
      </w:pPr>
    </w:p>
    <w:p w14:paraId="0E28F46E" w14:textId="77777777" w:rsidR="00E71443" w:rsidRPr="00B16275" w:rsidRDefault="00E71443" w:rsidP="001D458F">
      <w:pPr>
        <w:spacing w:after="0"/>
        <w:rPr>
          <w:rFonts w:cs="Arial"/>
        </w:rPr>
      </w:pPr>
      <w:r w:rsidRPr="00B16275">
        <w:rPr>
          <w:rFonts w:cs="Arial"/>
          <w:noProof/>
        </w:rPr>
        <w:drawing>
          <wp:inline distT="0" distB="0" distL="0" distR="0" wp14:anchorId="257ECA57" wp14:editId="0C252813">
            <wp:extent cx="5016500" cy="197176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3487" cy="1994162"/>
                    </a:xfrm>
                    <a:prstGeom prst="rect">
                      <a:avLst/>
                    </a:prstGeom>
                  </pic:spPr>
                </pic:pic>
              </a:graphicData>
            </a:graphic>
          </wp:inline>
        </w:drawing>
      </w:r>
    </w:p>
    <w:p w14:paraId="5435DAEE" w14:textId="77777777" w:rsidR="00E71443" w:rsidRPr="00B16275" w:rsidRDefault="00E71443" w:rsidP="001D458F">
      <w:pPr>
        <w:spacing w:after="0"/>
        <w:rPr>
          <w:rFonts w:cs="Arial"/>
        </w:rPr>
      </w:pPr>
      <w:r w:rsidRPr="00B16275">
        <w:rPr>
          <w:rFonts w:cs="Arial"/>
        </w:rPr>
        <w:t xml:space="preserve"> </w:t>
      </w:r>
    </w:p>
    <w:p w14:paraId="311CB46E" w14:textId="3C39FEDA" w:rsidR="00E71443" w:rsidRPr="00B16275" w:rsidRDefault="00E71443" w:rsidP="001D458F">
      <w:pPr>
        <w:spacing w:after="0"/>
        <w:rPr>
          <w:rFonts w:cs="Arial"/>
        </w:rPr>
      </w:pPr>
      <w:proofErr w:type="gramStart"/>
      <w:r w:rsidRPr="00B16275">
        <w:rPr>
          <w:rFonts w:cs="Arial"/>
        </w:rPr>
        <w:t>Or</w:t>
      </w:r>
      <w:proofErr w:type="gramEnd"/>
      <w:r w:rsidRPr="00B16275">
        <w:rPr>
          <w:rFonts w:cs="Arial"/>
        </w:rPr>
        <w:t xml:space="preserve">, </w:t>
      </w:r>
      <w:r w:rsidR="00A370D9" w:rsidRPr="00B16275">
        <w:rPr>
          <w:rFonts w:cs="Arial"/>
        </w:rPr>
        <w:t xml:space="preserve">you can open it </w:t>
      </w:r>
      <w:r w:rsidRPr="00B16275">
        <w:rPr>
          <w:rFonts w:cs="Arial"/>
        </w:rPr>
        <w:t>by clicking on it in the Files window</w:t>
      </w:r>
    </w:p>
    <w:p w14:paraId="35429CE1" w14:textId="77777777" w:rsidR="00E71443" w:rsidRPr="00B16275" w:rsidRDefault="00E71443" w:rsidP="001D458F">
      <w:pPr>
        <w:spacing w:after="0"/>
        <w:rPr>
          <w:rFonts w:cs="Arial"/>
        </w:rPr>
      </w:pPr>
    </w:p>
    <w:p w14:paraId="57893110" w14:textId="77777777" w:rsidR="00E71443" w:rsidRPr="00B16275" w:rsidRDefault="00E71443" w:rsidP="001D458F">
      <w:pPr>
        <w:spacing w:after="0"/>
        <w:rPr>
          <w:rFonts w:cs="Arial"/>
        </w:rPr>
      </w:pPr>
    </w:p>
    <w:p w14:paraId="452C1E09" w14:textId="3B2E93E4" w:rsidR="00E71443" w:rsidRPr="00B16275" w:rsidRDefault="00E71443" w:rsidP="001D458F">
      <w:pPr>
        <w:spacing w:after="0"/>
        <w:rPr>
          <w:rFonts w:cs="Arial"/>
        </w:rPr>
      </w:pPr>
      <w:r w:rsidRPr="00B16275">
        <w:rPr>
          <w:rFonts w:cs="Arial"/>
          <w:noProof/>
        </w:rPr>
        <mc:AlternateContent>
          <mc:Choice Requires="wps">
            <w:drawing>
              <wp:anchor distT="0" distB="0" distL="114300" distR="114300" simplePos="0" relativeHeight="251679744" behindDoc="0" locked="0" layoutInCell="1" allowOverlap="1" wp14:anchorId="087F2AC9" wp14:editId="02456489">
                <wp:simplePos x="0" y="0"/>
                <wp:positionH relativeFrom="column">
                  <wp:posOffset>2722418</wp:posOffset>
                </wp:positionH>
                <wp:positionV relativeFrom="paragraph">
                  <wp:posOffset>2348345</wp:posOffset>
                </wp:positionV>
                <wp:extent cx="1329863" cy="275071"/>
                <wp:effectExtent l="0" t="0" r="22860" b="10795"/>
                <wp:wrapNone/>
                <wp:docPr id="19" name="Oval 19"/>
                <wp:cNvGraphicFramePr/>
                <a:graphic xmlns:a="http://schemas.openxmlformats.org/drawingml/2006/main">
                  <a:graphicData uri="http://schemas.microsoft.com/office/word/2010/wordprocessingShape">
                    <wps:wsp>
                      <wps:cNvSpPr/>
                      <wps:spPr>
                        <a:xfrm>
                          <a:off x="0" y="0"/>
                          <a:ext cx="1329863" cy="275071"/>
                        </a:xfrm>
                        <a:prstGeom prst="ellipse">
                          <a:avLst/>
                        </a:prstGeom>
                        <a:noFill/>
                        <a:ln w="158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AA65C4" id="Oval 19" o:spid="_x0000_s1026" style="position:absolute;margin-left:214.35pt;margin-top:184.9pt;width:104.7pt;height:21.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" filled="f" strokecolor="red" strokeweight="1.25pt">
                <v:stroke joinstyle="miter"/>
              </v:oval>
            </w:pict>
          </mc:Fallback>
        </mc:AlternateContent>
      </w:r>
      <w:r w:rsidR="00A370D9" w:rsidRPr="00B16275">
        <w:rPr>
          <w:rFonts w:cs="Arial"/>
          <w:noProof/>
        </w:rPr>
        <w:drawing>
          <wp:anchor distT="0" distB="0" distL="114300" distR="114300" simplePos="0" relativeHeight="251663358" behindDoc="1" locked="0" layoutInCell="1" allowOverlap="1" wp14:anchorId="1488AF10" wp14:editId="5306DBD1">
            <wp:simplePos x="0" y="0"/>
            <wp:positionH relativeFrom="column">
              <wp:posOffset>0</wp:posOffset>
            </wp:positionH>
            <wp:positionV relativeFrom="paragraph">
              <wp:posOffset>0</wp:posOffset>
            </wp:positionV>
            <wp:extent cx="6400800" cy="3415030"/>
            <wp:effectExtent l="0" t="0" r="0" b="0"/>
            <wp:wrapTight wrapText="bothSides">
              <wp:wrapPolygon edited="0">
                <wp:start x="0" y="0"/>
                <wp:lineTo x="0" y="21447"/>
                <wp:lineTo x="21536" y="21447"/>
                <wp:lineTo x="2153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00800" cy="3415030"/>
                    </a:xfrm>
                    <a:prstGeom prst="rect">
                      <a:avLst/>
                    </a:prstGeom>
                  </pic:spPr>
                </pic:pic>
              </a:graphicData>
            </a:graphic>
          </wp:anchor>
        </w:drawing>
      </w:r>
    </w:p>
    <w:p w14:paraId="48891656" w14:textId="77777777" w:rsidR="00E71443" w:rsidRPr="00B16275" w:rsidRDefault="00E71443" w:rsidP="001D458F">
      <w:pPr>
        <w:spacing w:after="0"/>
        <w:rPr>
          <w:rFonts w:cs="Arial"/>
        </w:rPr>
      </w:pPr>
    </w:p>
    <w:p w14:paraId="58B9A1E7" w14:textId="77777777" w:rsidR="00E71443" w:rsidRPr="00B16275" w:rsidRDefault="00E71443" w:rsidP="001D458F">
      <w:pPr>
        <w:pStyle w:val="ListParagraph"/>
        <w:spacing w:after="0"/>
        <w:ind w:left="0"/>
        <w:rPr>
          <w:rFonts w:cs="Arial"/>
        </w:rPr>
      </w:pPr>
    </w:p>
    <w:p w14:paraId="648501A5" w14:textId="77777777" w:rsidR="00E71443" w:rsidRPr="00B16275" w:rsidRDefault="00E71443" w:rsidP="001D458F">
      <w:pPr>
        <w:pStyle w:val="ListParagraph"/>
        <w:spacing w:after="0"/>
        <w:ind w:left="0"/>
        <w:rPr>
          <w:rFonts w:cs="Arial"/>
        </w:rPr>
      </w:pPr>
      <w:r w:rsidRPr="00B16275">
        <w:rPr>
          <w:rFonts w:cs="Arial"/>
        </w:rPr>
        <w:t>It will open in the ‘Script Window’.</w:t>
      </w:r>
    </w:p>
    <w:p w14:paraId="5D9CF1E7" w14:textId="77777777" w:rsidR="00E71443" w:rsidRPr="00B16275" w:rsidRDefault="00E71443" w:rsidP="001D458F">
      <w:pPr>
        <w:pStyle w:val="ListParagraph"/>
        <w:spacing w:after="0"/>
        <w:ind w:left="0"/>
        <w:rPr>
          <w:rFonts w:cs="Arial"/>
        </w:rPr>
      </w:pPr>
    </w:p>
    <w:p w14:paraId="68F91863" w14:textId="77777777" w:rsidR="00BB72C9" w:rsidRPr="00B16275" w:rsidRDefault="00BB72C9" w:rsidP="001D458F">
      <w:pPr>
        <w:pStyle w:val="ListParagraph"/>
        <w:spacing w:after="0"/>
        <w:ind w:left="0"/>
        <w:rPr>
          <w:rFonts w:cs="Arial"/>
        </w:rPr>
      </w:pPr>
      <w:r w:rsidRPr="00B16275">
        <w:rPr>
          <w:rFonts w:cs="Arial"/>
        </w:rPr>
        <w:t xml:space="preserve">Highlight the whole block of script and press Ctrl-Enter or the Run button on the file toolbar. This will begin loading packages from the internet and could take </w:t>
      </w:r>
      <w:r w:rsidR="000E5D2F" w:rsidRPr="00B16275">
        <w:rPr>
          <w:rFonts w:cs="Arial"/>
        </w:rPr>
        <w:t>up to 5 minutes</w:t>
      </w:r>
      <w:r w:rsidRPr="00B16275">
        <w:rPr>
          <w:rFonts w:cs="Arial"/>
        </w:rPr>
        <w:t>.</w:t>
      </w:r>
      <w:r w:rsidR="000E5D2F" w:rsidRPr="00B16275">
        <w:rPr>
          <w:rFonts w:cs="Arial"/>
        </w:rPr>
        <w:t xml:space="preserve"> When it </w:t>
      </w:r>
      <w:proofErr w:type="gramStart"/>
      <w:r w:rsidR="000E5D2F" w:rsidRPr="00B16275">
        <w:rPr>
          <w:rFonts w:cs="Arial"/>
        </w:rPr>
        <w:t>is done</w:t>
      </w:r>
      <w:proofErr w:type="gramEnd"/>
      <w:r w:rsidR="000E5D2F" w:rsidRPr="00B16275">
        <w:rPr>
          <w:rFonts w:cs="Arial"/>
        </w:rPr>
        <w:t>, you can close the file.</w:t>
      </w:r>
    </w:p>
    <w:p w14:paraId="37297644" w14:textId="77777777" w:rsidR="00BB72C9" w:rsidRPr="00B16275" w:rsidRDefault="00BB72C9" w:rsidP="001D458F">
      <w:pPr>
        <w:pStyle w:val="ListParagraph"/>
        <w:spacing w:after="0"/>
        <w:ind w:left="0"/>
        <w:rPr>
          <w:rFonts w:cs="Arial"/>
        </w:rPr>
      </w:pPr>
    </w:p>
    <w:p w14:paraId="4CAAE28C" w14:textId="77777777" w:rsidR="00BB72C9" w:rsidRPr="00B16275" w:rsidRDefault="00BB72C9" w:rsidP="001D458F">
      <w:pPr>
        <w:pStyle w:val="ListParagraph"/>
        <w:spacing w:after="0"/>
        <w:ind w:left="0"/>
        <w:rPr>
          <w:rFonts w:cs="Arial"/>
        </w:rPr>
      </w:pPr>
      <w:r w:rsidRPr="00B16275">
        <w:rPr>
          <w:rFonts w:cs="Arial"/>
          <w:noProof/>
        </w:rPr>
        <w:lastRenderedPageBreak/>
        <mc:AlternateContent>
          <mc:Choice Requires="wps">
            <w:drawing>
              <wp:anchor distT="0" distB="0" distL="114300" distR="114300" simplePos="0" relativeHeight="251677696" behindDoc="0" locked="0" layoutInCell="1" allowOverlap="1" wp14:anchorId="43C28438" wp14:editId="185733FC">
                <wp:simplePos x="0" y="0"/>
                <wp:positionH relativeFrom="column">
                  <wp:posOffset>3620654</wp:posOffset>
                </wp:positionH>
                <wp:positionV relativeFrom="paragraph">
                  <wp:posOffset>501650</wp:posOffset>
                </wp:positionV>
                <wp:extent cx="1416050" cy="673100"/>
                <wp:effectExtent l="0" t="0" r="12700" b="12700"/>
                <wp:wrapNone/>
                <wp:docPr id="20" name="Oval 20"/>
                <wp:cNvGraphicFramePr/>
                <a:graphic xmlns:a="http://schemas.openxmlformats.org/drawingml/2006/main">
                  <a:graphicData uri="http://schemas.microsoft.com/office/word/2010/wordprocessingShape">
                    <wps:wsp>
                      <wps:cNvSpPr/>
                      <wps:spPr>
                        <a:xfrm>
                          <a:off x="0" y="0"/>
                          <a:ext cx="1416050" cy="673100"/>
                        </a:xfrm>
                        <a:prstGeom prst="ellipse">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C6BFFB" id="Oval 20" o:spid="_x0000_s1026" style="position:absolute;margin-left:285.1pt;margin-top:39.5pt;width:111.5pt;height:5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" filled="f" strokecolor="red" strokeweight="1.25pt">
                <v:stroke joinstyle="miter"/>
              </v:oval>
            </w:pict>
          </mc:Fallback>
        </mc:AlternateContent>
      </w:r>
      <w:r w:rsidRPr="00B16275">
        <w:rPr>
          <w:rFonts w:cs="Arial"/>
          <w:noProof/>
        </w:rPr>
        <w:drawing>
          <wp:anchor distT="0" distB="0" distL="114300" distR="114300" simplePos="0" relativeHeight="251664383" behindDoc="1" locked="0" layoutInCell="1" allowOverlap="1" wp14:anchorId="647203A4" wp14:editId="05029428">
            <wp:simplePos x="0" y="0"/>
            <wp:positionH relativeFrom="column">
              <wp:posOffset>0</wp:posOffset>
            </wp:positionH>
            <wp:positionV relativeFrom="paragraph">
              <wp:posOffset>0</wp:posOffset>
            </wp:positionV>
            <wp:extent cx="5943600" cy="3303270"/>
            <wp:effectExtent l="0" t="0" r="0" b="0"/>
            <wp:wrapTight wrapText="bothSides">
              <wp:wrapPolygon edited="0">
                <wp:start x="0" y="0"/>
                <wp:lineTo x="0" y="21426"/>
                <wp:lineTo x="21531" y="21426"/>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03270"/>
                    </a:xfrm>
                    <a:prstGeom prst="rect">
                      <a:avLst/>
                    </a:prstGeom>
                  </pic:spPr>
                </pic:pic>
              </a:graphicData>
            </a:graphic>
          </wp:anchor>
        </w:drawing>
      </w:r>
    </w:p>
    <w:p w14:paraId="52C1F883" w14:textId="77777777" w:rsidR="00E71443" w:rsidRPr="00B16275" w:rsidRDefault="00E71443" w:rsidP="001D458F">
      <w:pPr>
        <w:pStyle w:val="ListParagraph"/>
        <w:spacing w:after="0"/>
        <w:ind w:left="0"/>
        <w:rPr>
          <w:rFonts w:cs="Arial"/>
        </w:rPr>
      </w:pPr>
    </w:p>
    <w:p w14:paraId="7667A9C1" w14:textId="77777777" w:rsidR="00E71443" w:rsidRPr="00B16275" w:rsidRDefault="00E71443" w:rsidP="001D458F">
      <w:pPr>
        <w:pStyle w:val="ListParagraph"/>
        <w:spacing w:after="0"/>
        <w:ind w:left="0"/>
        <w:rPr>
          <w:rFonts w:cs="Arial"/>
        </w:rPr>
      </w:pPr>
    </w:p>
    <w:p w14:paraId="01E84E19" w14:textId="77777777" w:rsidR="00BB72C9" w:rsidRPr="00B16275" w:rsidRDefault="00BB72C9" w:rsidP="001D458F">
      <w:pPr>
        <w:pStyle w:val="ListParagraph"/>
        <w:spacing w:after="0"/>
        <w:ind w:left="0"/>
        <w:rPr>
          <w:rFonts w:cs="Arial"/>
        </w:rPr>
      </w:pPr>
    </w:p>
    <w:p w14:paraId="4808C7A9" w14:textId="77777777" w:rsidR="00DB0B61" w:rsidRPr="00B16275" w:rsidRDefault="00DB0B61" w:rsidP="001D458F">
      <w:pPr>
        <w:pStyle w:val="ListParagraph"/>
        <w:spacing w:after="0"/>
        <w:ind w:left="0"/>
        <w:rPr>
          <w:rFonts w:cs="Arial"/>
        </w:rPr>
      </w:pPr>
    </w:p>
    <w:p w14:paraId="13E0692E" w14:textId="77777777" w:rsidR="00DB0B61" w:rsidRPr="00B16275" w:rsidRDefault="00DB0B61" w:rsidP="001D458F">
      <w:pPr>
        <w:pStyle w:val="ListParagraph"/>
        <w:spacing w:after="0"/>
        <w:ind w:left="0"/>
        <w:rPr>
          <w:rFonts w:cs="Arial"/>
        </w:rPr>
      </w:pPr>
    </w:p>
    <w:p w14:paraId="232FB878" w14:textId="77777777" w:rsidR="00DB0B61" w:rsidRPr="00B16275" w:rsidRDefault="00DB0B61" w:rsidP="001D458F">
      <w:pPr>
        <w:pStyle w:val="ListParagraph"/>
        <w:spacing w:after="0"/>
        <w:ind w:left="0"/>
        <w:rPr>
          <w:rFonts w:cs="Arial"/>
        </w:rPr>
      </w:pPr>
    </w:p>
    <w:p w14:paraId="78C49441" w14:textId="77777777" w:rsidR="00DB0B61" w:rsidRPr="00B16275" w:rsidRDefault="00DB0B61" w:rsidP="001D458F">
      <w:pPr>
        <w:pStyle w:val="ListParagraph"/>
        <w:spacing w:after="0"/>
        <w:ind w:left="0"/>
        <w:rPr>
          <w:rFonts w:cs="Arial"/>
        </w:rPr>
      </w:pPr>
    </w:p>
    <w:p w14:paraId="28787874" w14:textId="77777777" w:rsidR="00DB0B61" w:rsidRPr="00B16275" w:rsidRDefault="00DB0B61" w:rsidP="001D458F">
      <w:pPr>
        <w:pStyle w:val="ListParagraph"/>
        <w:spacing w:after="0"/>
        <w:ind w:left="0"/>
        <w:rPr>
          <w:rFonts w:cs="Arial"/>
        </w:rPr>
      </w:pPr>
    </w:p>
    <w:p w14:paraId="30B1B0EA" w14:textId="77777777" w:rsidR="00DB0B61" w:rsidRPr="00B16275" w:rsidRDefault="00DB0B61" w:rsidP="001D458F">
      <w:pPr>
        <w:pStyle w:val="ListParagraph"/>
        <w:spacing w:after="0"/>
        <w:ind w:left="0"/>
        <w:rPr>
          <w:rFonts w:cs="Arial"/>
        </w:rPr>
      </w:pPr>
    </w:p>
    <w:p w14:paraId="2BDCD262" w14:textId="77777777" w:rsidR="00DB0B61" w:rsidRPr="00B16275" w:rsidRDefault="00DB0B61" w:rsidP="001D458F">
      <w:pPr>
        <w:pStyle w:val="ListParagraph"/>
        <w:spacing w:after="0"/>
        <w:ind w:left="0"/>
        <w:rPr>
          <w:rFonts w:cs="Arial"/>
        </w:rPr>
      </w:pPr>
    </w:p>
    <w:p w14:paraId="517FB71E" w14:textId="77777777" w:rsidR="00DB0B61" w:rsidRPr="00B16275" w:rsidRDefault="00DB0B61" w:rsidP="001D458F">
      <w:pPr>
        <w:pStyle w:val="ListParagraph"/>
        <w:spacing w:after="0"/>
        <w:ind w:left="0"/>
        <w:rPr>
          <w:rFonts w:cs="Arial"/>
        </w:rPr>
      </w:pPr>
    </w:p>
    <w:p w14:paraId="2BA0D89C" w14:textId="77777777" w:rsidR="00DB0B61" w:rsidRPr="00B16275" w:rsidRDefault="00DB0B61" w:rsidP="001D458F">
      <w:pPr>
        <w:pStyle w:val="ListParagraph"/>
        <w:spacing w:after="0"/>
        <w:ind w:left="0"/>
        <w:rPr>
          <w:rFonts w:cs="Arial"/>
        </w:rPr>
      </w:pPr>
    </w:p>
    <w:p w14:paraId="54A2A2ED" w14:textId="77777777" w:rsidR="00DB0B61" w:rsidRPr="00B16275" w:rsidRDefault="00DB0B61" w:rsidP="001D458F">
      <w:pPr>
        <w:pStyle w:val="ListParagraph"/>
        <w:spacing w:after="0"/>
        <w:ind w:left="0"/>
        <w:rPr>
          <w:rFonts w:cs="Arial"/>
        </w:rPr>
      </w:pPr>
    </w:p>
    <w:p w14:paraId="7E513828" w14:textId="77777777" w:rsidR="00DB0B61" w:rsidRPr="00B16275" w:rsidRDefault="00DB0B61" w:rsidP="001D458F">
      <w:pPr>
        <w:pStyle w:val="ListParagraph"/>
        <w:spacing w:after="0"/>
        <w:ind w:left="0"/>
        <w:rPr>
          <w:rFonts w:cs="Arial"/>
        </w:rPr>
      </w:pPr>
    </w:p>
    <w:p w14:paraId="0CE4637A" w14:textId="77777777" w:rsidR="00DB0B61" w:rsidRPr="00B16275" w:rsidRDefault="00DB0B61" w:rsidP="001D458F">
      <w:pPr>
        <w:pStyle w:val="ListParagraph"/>
        <w:spacing w:after="0"/>
        <w:ind w:left="0"/>
        <w:rPr>
          <w:rFonts w:cs="Arial"/>
        </w:rPr>
      </w:pPr>
    </w:p>
    <w:p w14:paraId="30C8E60F" w14:textId="77777777" w:rsidR="00DB0B61" w:rsidRPr="00B16275" w:rsidRDefault="00DB0B61" w:rsidP="001D458F">
      <w:pPr>
        <w:pStyle w:val="ListParagraph"/>
        <w:spacing w:after="0"/>
        <w:ind w:left="0"/>
        <w:rPr>
          <w:rFonts w:cs="Arial"/>
        </w:rPr>
      </w:pPr>
    </w:p>
    <w:p w14:paraId="262EA3C5" w14:textId="77777777" w:rsidR="00DB0B61" w:rsidRPr="00B16275" w:rsidRDefault="00DB0B61" w:rsidP="001D458F">
      <w:pPr>
        <w:pStyle w:val="ListParagraph"/>
        <w:spacing w:after="0"/>
        <w:ind w:left="0"/>
        <w:rPr>
          <w:rFonts w:cs="Arial"/>
        </w:rPr>
      </w:pPr>
    </w:p>
    <w:p w14:paraId="664D79A2" w14:textId="77777777" w:rsidR="00DB0B61" w:rsidRPr="00B16275" w:rsidRDefault="00DB0B61" w:rsidP="001D458F">
      <w:pPr>
        <w:pStyle w:val="ListParagraph"/>
        <w:spacing w:after="0"/>
        <w:ind w:left="0"/>
        <w:rPr>
          <w:rFonts w:cs="Arial"/>
        </w:rPr>
      </w:pPr>
    </w:p>
    <w:p w14:paraId="4540171D" w14:textId="77777777" w:rsidR="00DB0B61" w:rsidRPr="00B16275" w:rsidRDefault="00DB0B61" w:rsidP="001D458F">
      <w:pPr>
        <w:pStyle w:val="ListParagraph"/>
        <w:spacing w:after="0"/>
        <w:ind w:left="0"/>
        <w:rPr>
          <w:rFonts w:cs="Arial"/>
        </w:rPr>
      </w:pPr>
    </w:p>
    <w:p w14:paraId="46C39684" w14:textId="77777777" w:rsidR="00DB0B61" w:rsidRPr="00B16275" w:rsidRDefault="00DB0B61" w:rsidP="001D458F">
      <w:pPr>
        <w:pStyle w:val="ListParagraph"/>
        <w:spacing w:after="0"/>
        <w:ind w:left="0"/>
        <w:rPr>
          <w:rFonts w:cs="Arial"/>
        </w:rPr>
      </w:pPr>
    </w:p>
    <w:p w14:paraId="0F71950B" w14:textId="0E95811D" w:rsidR="001D458F" w:rsidRPr="00B16275" w:rsidRDefault="00E71443">
      <w:pPr>
        <w:pStyle w:val="Heading2"/>
      </w:pPr>
      <w:r w:rsidRPr="00B16275">
        <w:t>Set the input data</w:t>
      </w:r>
      <w:r w:rsidR="005B2829" w:rsidRPr="00B16275">
        <w:t xml:space="preserve"> (</w:t>
      </w:r>
      <w:proofErr w:type="spellStart"/>
      <w:r w:rsidR="005B2829" w:rsidRPr="00B16275">
        <w:t>rasters</w:t>
      </w:r>
      <w:proofErr w:type="spellEnd"/>
      <w:r w:rsidR="005B2829" w:rsidRPr="00B16275">
        <w:t>)</w:t>
      </w:r>
      <w:r w:rsidRPr="00B16275">
        <w:t xml:space="preserve"> in the report</w:t>
      </w:r>
      <w:r w:rsidR="001D458F" w:rsidRPr="00B16275">
        <w:t xml:space="preserve"> </w:t>
      </w:r>
      <w:del w:id="229" w:author="Wood, Jennifer - NRCS, Davis, CA" w:date="2016-07-18T14:17:00Z">
        <w:r w:rsidR="001D458F" w:rsidRPr="00B16275" w:rsidDel="00952C33">
          <w:delText xml:space="preserve">with </w:delText>
        </w:r>
      </w:del>
      <w:ins w:id="230" w:author="Wood, Jennifer - NRCS, Davis, CA" w:date="2016-07-18T14:17:00Z">
        <w:r w:rsidR="00952C33">
          <w:t>using</w:t>
        </w:r>
        <w:r w:rsidR="00952C33" w:rsidRPr="00B16275">
          <w:t xml:space="preserve"> </w:t>
        </w:r>
      </w:ins>
      <w:r w:rsidR="001D458F" w:rsidRPr="00B16275">
        <w:t xml:space="preserve">the </w:t>
      </w:r>
      <w:proofErr w:type="spellStart"/>
      <w:r w:rsidR="00281A6D" w:rsidRPr="00B16275">
        <w:t>config.R</w:t>
      </w:r>
      <w:proofErr w:type="spellEnd"/>
      <w:r w:rsidR="00281A6D" w:rsidRPr="00B16275">
        <w:t xml:space="preserve"> file</w:t>
      </w:r>
    </w:p>
    <w:p w14:paraId="36304BD6" w14:textId="77777777" w:rsidR="001D458F" w:rsidRPr="00B16275" w:rsidRDefault="001D458F" w:rsidP="001D458F">
      <w:pPr>
        <w:pStyle w:val="ListParagraph"/>
        <w:spacing w:after="0"/>
        <w:ind w:left="0"/>
        <w:rPr>
          <w:rFonts w:cs="Arial"/>
        </w:rPr>
      </w:pPr>
    </w:p>
    <w:p w14:paraId="58721DC5" w14:textId="053681EB" w:rsidR="00E71443" w:rsidRPr="00B16275" w:rsidRDefault="001D458F" w:rsidP="001D458F">
      <w:pPr>
        <w:pStyle w:val="ListParagraph"/>
        <w:spacing w:after="0"/>
        <w:ind w:left="0"/>
        <w:rPr>
          <w:rFonts w:cs="Arial"/>
        </w:rPr>
      </w:pPr>
      <w:r w:rsidRPr="00B16275">
        <w:rPr>
          <w:rFonts w:cs="Arial"/>
        </w:rPr>
        <w:t>T</w:t>
      </w:r>
      <w:r w:rsidR="005B2829" w:rsidRPr="00B16275">
        <w:rPr>
          <w:rFonts w:cs="Arial"/>
        </w:rPr>
        <w:t>h</w:t>
      </w:r>
      <w:del w:id="231" w:author="Wood, Jennifer - NRCS, Davis, CA" w:date="2016-07-18T14:17:00Z">
        <w:r w:rsidR="005B2829" w:rsidRPr="00B16275" w:rsidDel="00952C33">
          <w:rPr>
            <w:rFonts w:cs="Arial"/>
          </w:rPr>
          <w:delText>is is the</w:delText>
        </w:r>
      </w:del>
      <w:ins w:id="232" w:author="Wood, Jennifer - NRCS, Davis, CA" w:date="2016-07-18T14:17:00Z">
        <w:r w:rsidR="00952C33">
          <w:rPr>
            <w:rFonts w:cs="Arial"/>
          </w:rPr>
          <w:t>e raster files are the</w:t>
        </w:r>
      </w:ins>
      <w:r w:rsidR="005B2829" w:rsidRPr="00B16275">
        <w:rPr>
          <w:rFonts w:cs="Arial"/>
        </w:rPr>
        <w:t xml:space="preserve"> environmental data you are interested in summarizing for your map units.</w:t>
      </w:r>
    </w:p>
    <w:p w14:paraId="2CECE3E9" w14:textId="77777777" w:rsidR="00E71443" w:rsidRPr="00B16275" w:rsidRDefault="00E71443" w:rsidP="001D458F">
      <w:pPr>
        <w:pStyle w:val="ListParagraph"/>
        <w:spacing w:after="0"/>
        <w:ind w:left="0"/>
        <w:rPr>
          <w:rFonts w:cs="Arial"/>
        </w:rPr>
      </w:pPr>
    </w:p>
    <w:p w14:paraId="16F03737" w14:textId="77777777" w:rsidR="00B2444B" w:rsidRPr="00B16275" w:rsidRDefault="00E71443" w:rsidP="001D458F">
      <w:pPr>
        <w:pStyle w:val="ListParagraph"/>
        <w:spacing w:after="0"/>
        <w:ind w:left="0"/>
        <w:rPr>
          <w:rFonts w:cs="Arial"/>
        </w:rPr>
      </w:pPr>
      <w:r w:rsidRPr="00B16275">
        <w:rPr>
          <w:rFonts w:cs="Arial"/>
        </w:rPr>
        <w:t xml:space="preserve">Open the </w:t>
      </w:r>
      <w:r w:rsidR="004D3A39" w:rsidRPr="00B16275">
        <w:rPr>
          <w:rFonts w:cs="Arial"/>
        </w:rPr>
        <w:t>file</w:t>
      </w:r>
      <w:r w:rsidRPr="00B16275">
        <w:rPr>
          <w:rFonts w:cs="Arial"/>
        </w:rPr>
        <w:t xml:space="preserve"> ‘</w:t>
      </w:r>
      <w:proofErr w:type="spellStart"/>
      <w:r w:rsidRPr="00B16275">
        <w:rPr>
          <w:rFonts w:cs="Arial"/>
        </w:rPr>
        <w:t>config.R</w:t>
      </w:r>
      <w:proofErr w:type="spellEnd"/>
      <w:r w:rsidRPr="00B16275">
        <w:rPr>
          <w:rFonts w:cs="Arial"/>
        </w:rPr>
        <w:t xml:space="preserve">’ </w:t>
      </w:r>
      <w:r w:rsidR="00B2444B" w:rsidRPr="00B16275">
        <w:rPr>
          <w:rFonts w:cs="Arial"/>
        </w:rPr>
        <w:t xml:space="preserve">by either clicking File-Open or by clicking on the file in the File Window. It </w:t>
      </w:r>
      <w:r w:rsidRPr="00B16275">
        <w:rPr>
          <w:rFonts w:cs="Arial"/>
        </w:rPr>
        <w:t>will open in the Script Window.</w:t>
      </w:r>
    </w:p>
    <w:p w14:paraId="1882FD18" w14:textId="77777777" w:rsidR="00B2444B" w:rsidRPr="00B16275" w:rsidRDefault="00B2444B" w:rsidP="001D458F">
      <w:pPr>
        <w:pStyle w:val="ListParagraph"/>
        <w:spacing w:after="0"/>
        <w:ind w:left="0"/>
        <w:rPr>
          <w:rFonts w:cs="Arial"/>
        </w:rPr>
      </w:pPr>
    </w:p>
    <w:p w14:paraId="74343976" w14:textId="5923077A" w:rsidR="00E71443" w:rsidRPr="00B16275" w:rsidRDefault="005B2829" w:rsidP="001D458F">
      <w:pPr>
        <w:pStyle w:val="ListParagraph"/>
        <w:spacing w:after="0"/>
        <w:ind w:left="0"/>
        <w:rPr>
          <w:rFonts w:cs="Arial"/>
        </w:rPr>
      </w:pPr>
      <w:r w:rsidRPr="00B16275">
        <w:rPr>
          <w:rFonts w:cs="Arial"/>
        </w:rPr>
        <w:t>S</w:t>
      </w:r>
      <w:r w:rsidR="00E71443" w:rsidRPr="00B16275">
        <w:rPr>
          <w:rFonts w:cs="Arial"/>
        </w:rPr>
        <w:t>croll down to about line 1</w:t>
      </w:r>
      <w:r w:rsidR="00DB0B61" w:rsidRPr="00B16275">
        <w:rPr>
          <w:rFonts w:cs="Arial"/>
        </w:rPr>
        <w:t>5</w:t>
      </w:r>
      <w:r w:rsidR="00E71443" w:rsidRPr="00B16275">
        <w:rPr>
          <w:rFonts w:cs="Arial"/>
        </w:rPr>
        <w:t xml:space="preserve"> and y</w:t>
      </w:r>
      <w:r w:rsidR="00EA1F73" w:rsidRPr="00B16275">
        <w:rPr>
          <w:rFonts w:cs="Arial"/>
        </w:rPr>
        <w:t xml:space="preserve">ou will see a list of </w:t>
      </w:r>
      <w:proofErr w:type="spellStart"/>
      <w:r w:rsidR="00EA1F73" w:rsidRPr="00B16275">
        <w:rPr>
          <w:rFonts w:cs="Arial"/>
        </w:rPr>
        <w:t>raster</w:t>
      </w:r>
      <w:r w:rsidRPr="00B16275">
        <w:rPr>
          <w:rFonts w:cs="Arial"/>
        </w:rPr>
        <w:t>s</w:t>
      </w:r>
      <w:proofErr w:type="spellEnd"/>
      <w:r w:rsidRPr="00B16275">
        <w:rPr>
          <w:rFonts w:cs="Arial"/>
        </w:rPr>
        <w:t xml:space="preserve">. Either set up the data to match the provided folder path and file names or </w:t>
      </w:r>
      <w:r w:rsidR="00DB0B61" w:rsidRPr="00B16275">
        <w:rPr>
          <w:rFonts w:cs="Arial"/>
        </w:rPr>
        <w:t>a</w:t>
      </w:r>
      <w:r w:rsidR="00E71443" w:rsidRPr="00B16275">
        <w:rPr>
          <w:rFonts w:cs="Arial"/>
        </w:rPr>
        <w:t>djust the paths a</w:t>
      </w:r>
      <w:r w:rsidR="004D3A39" w:rsidRPr="00B16275">
        <w:rPr>
          <w:rFonts w:cs="Arial"/>
        </w:rPr>
        <w:t xml:space="preserve">nd file names to suit your data. </w:t>
      </w:r>
      <w:r w:rsidR="0056282D" w:rsidRPr="00B16275">
        <w:rPr>
          <w:rFonts w:cs="Arial"/>
          <w:i/>
        </w:rPr>
        <w:t>Pay attention to capitalization</w:t>
      </w:r>
      <w:ins w:id="233" w:author="Wood, Jennifer - NRCS, Davis, CA" w:date="2016-07-19T14:18:00Z">
        <w:r w:rsidR="00505B93">
          <w:rPr>
            <w:rFonts w:cs="Arial"/>
            <w:i/>
          </w:rPr>
          <w:t xml:space="preserve"> and backslash direction</w:t>
        </w:r>
      </w:ins>
      <w:r w:rsidR="0056282D" w:rsidRPr="00B16275">
        <w:rPr>
          <w:rFonts w:cs="Arial"/>
        </w:rPr>
        <w:t>.</w:t>
      </w:r>
      <w:r w:rsidR="00E71443" w:rsidRPr="00B16275">
        <w:rPr>
          <w:rFonts w:cs="Arial"/>
        </w:rPr>
        <w:t xml:space="preserve"> </w:t>
      </w:r>
      <w:r w:rsidR="0056282D" w:rsidRPr="00B16275">
        <w:rPr>
          <w:rFonts w:cs="Arial"/>
        </w:rPr>
        <w:t>If you change any of the information, save the file by clicking File-Save on the R Studio toolbar or pressing Ctrl-S.</w:t>
      </w:r>
    </w:p>
    <w:p w14:paraId="128D6978" w14:textId="77777777" w:rsidR="004D3A39" w:rsidRPr="00B16275" w:rsidRDefault="004D3A39" w:rsidP="001D458F">
      <w:pPr>
        <w:pStyle w:val="ListParagraph"/>
        <w:spacing w:after="0"/>
        <w:ind w:left="0"/>
        <w:rPr>
          <w:rFonts w:cs="Arial"/>
        </w:rPr>
      </w:pPr>
    </w:p>
    <w:p w14:paraId="5613CEF9" w14:textId="77777777" w:rsidR="00E71443" w:rsidRPr="00B16275" w:rsidRDefault="00E71443" w:rsidP="001D458F">
      <w:pPr>
        <w:spacing w:after="0"/>
        <w:rPr>
          <w:rFonts w:cs="Arial"/>
        </w:rPr>
      </w:pPr>
      <w:r w:rsidRPr="00B16275">
        <w:rPr>
          <w:rFonts w:cs="Arial"/>
          <w:noProof/>
        </w:rPr>
        <w:lastRenderedPageBreak/>
        <mc:AlternateContent>
          <mc:Choice Requires="wps">
            <w:drawing>
              <wp:anchor distT="0" distB="0" distL="114300" distR="114300" simplePos="0" relativeHeight="251681792" behindDoc="0" locked="0" layoutInCell="1" allowOverlap="1" wp14:anchorId="4EFA7362" wp14:editId="792960EC">
                <wp:simplePos x="0" y="0"/>
                <wp:positionH relativeFrom="column">
                  <wp:posOffset>720436</wp:posOffset>
                </wp:positionH>
                <wp:positionV relativeFrom="paragraph">
                  <wp:posOffset>1330035</wp:posOffset>
                </wp:positionV>
                <wp:extent cx="4662055" cy="1267691"/>
                <wp:effectExtent l="0" t="0" r="24765" b="27940"/>
                <wp:wrapNone/>
                <wp:docPr id="23" name="Oval 23"/>
                <wp:cNvGraphicFramePr/>
                <a:graphic xmlns:a="http://schemas.openxmlformats.org/drawingml/2006/main">
                  <a:graphicData uri="http://schemas.microsoft.com/office/word/2010/wordprocessingShape">
                    <wps:wsp>
                      <wps:cNvSpPr/>
                      <wps:spPr>
                        <a:xfrm>
                          <a:off x="0" y="0"/>
                          <a:ext cx="4662055" cy="1267691"/>
                        </a:xfrm>
                        <a:prstGeom prst="ellipse">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327BF8" id="Oval 23" o:spid="_x0000_s1026" style="position:absolute;margin-left:56.75pt;margin-top:104.75pt;width:367.1pt;height:9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" filled="f" strokecolor="red" strokeweight="1.25pt">
                <v:stroke joinstyle="miter"/>
              </v:oval>
            </w:pict>
          </mc:Fallback>
        </mc:AlternateContent>
      </w:r>
      <w:r w:rsidR="00DB0B61" w:rsidRPr="00B16275">
        <w:rPr>
          <w:rFonts w:cs="Arial"/>
          <w:noProof/>
        </w:rPr>
        <w:t xml:space="preserve"> </w:t>
      </w:r>
      <w:r w:rsidR="00DB0B61" w:rsidRPr="00B16275">
        <w:rPr>
          <w:rFonts w:cs="Arial"/>
          <w:noProof/>
        </w:rPr>
        <w:drawing>
          <wp:inline distT="0" distB="0" distL="0" distR="0" wp14:anchorId="43783445" wp14:editId="757A22B0">
            <wp:extent cx="6157811" cy="333548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62383" cy="3337957"/>
                    </a:xfrm>
                    <a:prstGeom prst="rect">
                      <a:avLst/>
                    </a:prstGeom>
                  </pic:spPr>
                </pic:pic>
              </a:graphicData>
            </a:graphic>
          </wp:inline>
        </w:drawing>
      </w:r>
    </w:p>
    <w:p w14:paraId="50F81101" w14:textId="77777777" w:rsidR="00E71443" w:rsidRPr="00B16275" w:rsidRDefault="00E71443" w:rsidP="001D458F">
      <w:pPr>
        <w:spacing w:after="0"/>
        <w:rPr>
          <w:rFonts w:cs="Arial"/>
        </w:rPr>
      </w:pPr>
    </w:p>
    <w:p w14:paraId="57B13871" w14:textId="7E1598C5" w:rsidR="00E71443" w:rsidRPr="00B16275" w:rsidRDefault="00B2444B">
      <w:pPr>
        <w:pStyle w:val="Heading2"/>
      </w:pPr>
      <w:r w:rsidRPr="00B16275">
        <w:t>Specify the map unit/s you are evaluating</w:t>
      </w:r>
      <w:r w:rsidR="001D458F" w:rsidRPr="00B16275">
        <w:t xml:space="preserve"> also using the </w:t>
      </w:r>
      <w:proofErr w:type="spellStart"/>
      <w:r w:rsidR="001D458F" w:rsidRPr="00B16275">
        <w:t>config.R</w:t>
      </w:r>
      <w:proofErr w:type="spellEnd"/>
      <w:r w:rsidR="001D458F" w:rsidRPr="00B16275">
        <w:t xml:space="preserve"> file</w:t>
      </w:r>
    </w:p>
    <w:p w14:paraId="44CF222A" w14:textId="77777777" w:rsidR="00E71443" w:rsidRPr="00B16275" w:rsidRDefault="00E71443" w:rsidP="001D458F">
      <w:pPr>
        <w:pStyle w:val="ListParagraph"/>
        <w:spacing w:after="0"/>
        <w:ind w:left="0"/>
        <w:rPr>
          <w:rFonts w:cs="Arial"/>
        </w:rPr>
      </w:pPr>
    </w:p>
    <w:p w14:paraId="7E19DB25" w14:textId="13427877" w:rsidR="009A6895" w:rsidRPr="00B16275" w:rsidRDefault="00056FC8" w:rsidP="001D458F">
      <w:pPr>
        <w:pStyle w:val="ListParagraph"/>
        <w:spacing w:after="0"/>
        <w:ind w:left="0"/>
        <w:rPr>
          <w:rFonts w:cs="Arial"/>
        </w:rPr>
      </w:pPr>
      <w:r w:rsidRPr="00B16275">
        <w:rPr>
          <w:rFonts w:cs="Arial"/>
        </w:rPr>
        <w:t xml:space="preserve">Scroll down to line 52. </w:t>
      </w:r>
      <w:r w:rsidR="00EF43CA" w:rsidRPr="00B16275">
        <w:rPr>
          <w:rFonts w:cs="Arial"/>
        </w:rPr>
        <w:t>S</w:t>
      </w:r>
      <w:r w:rsidR="004D3A39" w:rsidRPr="00B16275">
        <w:rPr>
          <w:rFonts w:cs="Arial"/>
        </w:rPr>
        <w:t xml:space="preserve">pecify the path and folder name where the </w:t>
      </w:r>
      <w:proofErr w:type="gramStart"/>
      <w:r w:rsidR="004D3A39" w:rsidRPr="00B16275">
        <w:rPr>
          <w:rFonts w:cs="Arial"/>
        </w:rPr>
        <w:t>map unit shape file</w:t>
      </w:r>
      <w:proofErr w:type="gramEnd"/>
      <w:r w:rsidR="004D3A39" w:rsidRPr="00B16275">
        <w:rPr>
          <w:rFonts w:cs="Arial"/>
        </w:rPr>
        <w:t xml:space="preserve"> is located.  Scroll down to line </w:t>
      </w:r>
      <w:r w:rsidRPr="00B16275">
        <w:rPr>
          <w:rFonts w:cs="Arial"/>
        </w:rPr>
        <w:t>54</w:t>
      </w:r>
      <w:r w:rsidR="004D3A39" w:rsidRPr="00B16275">
        <w:rPr>
          <w:rFonts w:cs="Arial"/>
        </w:rPr>
        <w:t xml:space="preserve"> and specify the shape file name, without the file extension.</w:t>
      </w:r>
      <w:r w:rsidR="003C5A0C" w:rsidRPr="00B16275">
        <w:rPr>
          <w:rFonts w:cs="Arial"/>
        </w:rPr>
        <w:t xml:space="preserve"> </w:t>
      </w:r>
      <w:r w:rsidR="00EF43CA" w:rsidRPr="00B16275">
        <w:rPr>
          <w:rFonts w:cs="Arial"/>
          <w:i/>
        </w:rPr>
        <w:t>Pay attention to capitalization</w:t>
      </w:r>
      <w:r w:rsidR="00EF43CA" w:rsidRPr="00B16275">
        <w:rPr>
          <w:rFonts w:cs="Arial"/>
        </w:rPr>
        <w:t xml:space="preserve">. </w:t>
      </w:r>
      <w:r w:rsidR="000A19F3">
        <w:rPr>
          <w:rFonts w:cs="Arial"/>
        </w:rPr>
        <w:t>See the examples in “</w:t>
      </w:r>
      <w:proofErr w:type="spellStart"/>
      <w:r w:rsidR="000A19F3">
        <w:rPr>
          <w:rFonts w:cs="Arial"/>
        </w:rPr>
        <w:t>config.R</w:t>
      </w:r>
      <w:proofErr w:type="spellEnd"/>
      <w:r w:rsidR="000A19F3">
        <w:rPr>
          <w:rFonts w:cs="Arial"/>
        </w:rPr>
        <w:t>” for the specification of data sources.</w:t>
      </w:r>
    </w:p>
    <w:p w14:paraId="2F43A07B" w14:textId="77777777" w:rsidR="009A6895" w:rsidRPr="00B16275" w:rsidRDefault="009A6895" w:rsidP="001D458F">
      <w:pPr>
        <w:pStyle w:val="ListParagraph"/>
        <w:spacing w:after="0"/>
        <w:ind w:left="0"/>
        <w:rPr>
          <w:rFonts w:cs="Arial"/>
        </w:rPr>
      </w:pPr>
    </w:p>
    <w:p w14:paraId="595E7A4D" w14:textId="05D18034" w:rsidR="004D3A39" w:rsidRPr="00B16275" w:rsidDel="00945CB4" w:rsidRDefault="003C57E1" w:rsidP="001D458F">
      <w:pPr>
        <w:pStyle w:val="ListParagraph"/>
        <w:spacing w:after="0"/>
        <w:ind w:left="0"/>
        <w:rPr>
          <w:del w:id="234" w:author="Beaudette, Dylan - NRCS, Sonora, CA" w:date="2016-07-22T12:07:00Z"/>
          <w:rFonts w:cs="Arial"/>
        </w:rPr>
      </w:pPr>
      <w:commentRangeStart w:id="235"/>
      <w:commentRangeStart w:id="236"/>
      <w:del w:id="237" w:author="Beaudette, Dylan - NRCS, Sonora, CA" w:date="2016-07-22T12:07:00Z">
        <w:r w:rsidRPr="00B16275" w:rsidDel="00945CB4">
          <w:rPr>
            <w:rFonts w:cs="Arial"/>
          </w:rPr>
          <w:delText xml:space="preserve">If a shapefile was not </w:delText>
        </w:r>
      </w:del>
      <w:ins w:id="238" w:author="Wood, Jennifer - NRCS, Davis, CA" w:date="2016-07-18T14:17:00Z">
        <w:del w:id="239" w:author="Beaudette, Dylan - NRCS, Sonora, CA" w:date="2016-07-22T12:07:00Z">
          <w:r w:rsidR="00952C33" w:rsidDel="00945CB4">
            <w:rPr>
              <w:rFonts w:cs="Arial"/>
            </w:rPr>
            <w:delText>found</w:delText>
          </w:r>
        </w:del>
      </w:ins>
      <w:del w:id="240" w:author="Beaudette, Dylan - NRCS, Sonora, CA" w:date="2016-07-22T12:07:00Z">
        <w:r w:rsidR="009A6895" w:rsidRPr="00B16275" w:rsidDel="00945CB4">
          <w:rPr>
            <w:rFonts w:cs="Arial"/>
          </w:rPr>
          <w:delText xml:space="preserve">, an </w:delText>
        </w:r>
        <w:r w:rsidRPr="00B16275" w:rsidDel="00945CB4">
          <w:rPr>
            <w:rFonts w:cs="Arial"/>
          </w:rPr>
          <w:delText>error message occurs during the run</w:delText>
        </w:r>
        <w:r w:rsidR="009A6895" w:rsidRPr="00B16275" w:rsidDel="00945CB4">
          <w:rPr>
            <w:rFonts w:cs="Arial"/>
          </w:rPr>
          <w:delText xml:space="preserve">.  If this occurs, </w:delText>
        </w:r>
        <w:r w:rsidRPr="00B16275" w:rsidDel="00945CB4">
          <w:rPr>
            <w:rFonts w:cs="Arial"/>
          </w:rPr>
          <w:delText>you may need to refresh the config.R by opening Windows Explorer and right clicking the config.R file and selecting “Open with…” and selecting RStudio.</w:delText>
        </w:r>
        <w:commentRangeEnd w:id="235"/>
        <w:r w:rsidR="00AF2869" w:rsidDel="00945CB4">
          <w:rPr>
            <w:rStyle w:val="CommentReference"/>
          </w:rPr>
          <w:commentReference w:id="235"/>
        </w:r>
        <w:commentRangeEnd w:id="236"/>
        <w:r w:rsidR="00952C33" w:rsidDel="00945CB4">
          <w:rPr>
            <w:rStyle w:val="CommentReference"/>
          </w:rPr>
          <w:commentReference w:id="236"/>
        </w:r>
      </w:del>
    </w:p>
    <w:p w14:paraId="5C1ECECE" w14:textId="512FFF0A" w:rsidR="00B2444B" w:rsidRPr="00B16275" w:rsidDel="00945CB4" w:rsidRDefault="00B2444B" w:rsidP="001D458F">
      <w:pPr>
        <w:pStyle w:val="ListParagraph"/>
        <w:spacing w:after="0"/>
        <w:ind w:left="0"/>
        <w:rPr>
          <w:del w:id="241" w:author="Beaudette, Dylan - NRCS, Sonora, CA" w:date="2016-07-22T12:07:00Z"/>
          <w:rFonts w:cs="Arial"/>
        </w:rPr>
      </w:pPr>
    </w:p>
    <w:p w14:paraId="24F08EAD" w14:textId="77777777" w:rsidR="00B2444B" w:rsidRPr="00B16275" w:rsidRDefault="00B2444B" w:rsidP="001D458F">
      <w:pPr>
        <w:pStyle w:val="ListParagraph"/>
        <w:spacing w:after="0"/>
        <w:ind w:left="0"/>
        <w:rPr>
          <w:rFonts w:cs="Arial"/>
        </w:rPr>
      </w:pPr>
    </w:p>
    <w:p w14:paraId="3B9E5485" w14:textId="77777777" w:rsidR="00B2444B" w:rsidRPr="00B16275" w:rsidRDefault="00B2444B" w:rsidP="001D458F">
      <w:pPr>
        <w:pStyle w:val="ListParagraph"/>
        <w:spacing w:after="0"/>
        <w:ind w:left="0"/>
        <w:rPr>
          <w:rFonts w:cs="Arial"/>
        </w:rPr>
      </w:pPr>
      <w:r w:rsidRPr="00B16275">
        <w:rPr>
          <w:rFonts w:cs="Arial"/>
          <w:noProof/>
        </w:rPr>
        <mc:AlternateContent>
          <mc:Choice Requires="wps">
            <w:drawing>
              <wp:anchor distT="0" distB="0" distL="114300" distR="114300" simplePos="0" relativeHeight="251683840" behindDoc="0" locked="0" layoutInCell="1" allowOverlap="1" wp14:anchorId="6991C228" wp14:editId="17D25B11">
                <wp:simplePos x="0" y="0"/>
                <wp:positionH relativeFrom="column">
                  <wp:posOffset>-296776</wp:posOffset>
                </wp:positionH>
                <wp:positionV relativeFrom="paragraph">
                  <wp:posOffset>929063</wp:posOffset>
                </wp:positionV>
                <wp:extent cx="3866606" cy="1058091"/>
                <wp:effectExtent l="0" t="0" r="19685" b="27940"/>
                <wp:wrapNone/>
                <wp:docPr id="25" name="Oval 25"/>
                <wp:cNvGraphicFramePr/>
                <a:graphic xmlns:a="http://schemas.openxmlformats.org/drawingml/2006/main">
                  <a:graphicData uri="http://schemas.microsoft.com/office/word/2010/wordprocessingShape">
                    <wps:wsp>
                      <wps:cNvSpPr/>
                      <wps:spPr>
                        <a:xfrm>
                          <a:off x="0" y="0"/>
                          <a:ext cx="3866606" cy="1058091"/>
                        </a:xfrm>
                        <a:prstGeom prst="ellipse">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B55BCE" id="Oval 25" o:spid="_x0000_s1026" style="position:absolute;margin-left:-23.35pt;margin-top:73.15pt;width:304.45pt;height:83.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" filled="f" strokecolor="red" strokeweight="1.25pt">
                <v:stroke joinstyle="miter"/>
              </v:oval>
            </w:pict>
          </mc:Fallback>
        </mc:AlternateContent>
      </w:r>
      <w:r w:rsidR="00056FC8" w:rsidRPr="00B16275">
        <w:rPr>
          <w:rFonts w:cs="Arial"/>
          <w:noProof/>
        </w:rPr>
        <w:drawing>
          <wp:inline distT="0" distB="0" distL="0" distR="0" wp14:anchorId="7BFC492E" wp14:editId="189057C9">
            <wp:extent cx="6400800" cy="20783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2078355"/>
                    </a:xfrm>
                    <a:prstGeom prst="rect">
                      <a:avLst/>
                    </a:prstGeom>
                  </pic:spPr>
                </pic:pic>
              </a:graphicData>
            </a:graphic>
          </wp:inline>
        </w:drawing>
      </w:r>
    </w:p>
    <w:p w14:paraId="441D4BB5" w14:textId="77777777" w:rsidR="00B2444B" w:rsidRPr="00B16275" w:rsidRDefault="00B2444B" w:rsidP="001D458F">
      <w:pPr>
        <w:pStyle w:val="ListParagraph"/>
        <w:spacing w:after="0"/>
        <w:ind w:left="0"/>
        <w:rPr>
          <w:rFonts w:cs="Arial"/>
        </w:rPr>
      </w:pPr>
    </w:p>
    <w:p w14:paraId="0055E1FA" w14:textId="77777777" w:rsidR="00EF43CA" w:rsidRPr="00B16275" w:rsidRDefault="00EF43CA" w:rsidP="00EF43CA">
      <w:pPr>
        <w:pStyle w:val="ListParagraph"/>
        <w:spacing w:after="0"/>
        <w:ind w:left="0"/>
        <w:rPr>
          <w:rFonts w:cs="Arial"/>
        </w:rPr>
      </w:pPr>
    </w:p>
    <w:p w14:paraId="0007BFF7" w14:textId="74C3CA40" w:rsidR="005C7A4C" w:rsidRPr="00B16275" w:rsidRDefault="005C7A4C" w:rsidP="00EF43CA">
      <w:pPr>
        <w:pStyle w:val="ListParagraph"/>
        <w:spacing w:after="0"/>
        <w:ind w:left="0"/>
        <w:rPr>
          <w:rFonts w:cs="Arial"/>
        </w:rPr>
      </w:pPr>
      <w:r w:rsidRPr="00B16275">
        <w:rPr>
          <w:rFonts w:cs="Arial"/>
        </w:rPr>
        <w:t xml:space="preserve">Your path name might look </w:t>
      </w:r>
      <w:r w:rsidR="00B13C9F">
        <w:rPr>
          <w:rFonts w:cs="Arial"/>
        </w:rPr>
        <w:t xml:space="preserve">something </w:t>
      </w:r>
      <w:r w:rsidRPr="00B16275">
        <w:rPr>
          <w:rFonts w:cs="Arial"/>
        </w:rPr>
        <w:t>like this:</w:t>
      </w:r>
    </w:p>
    <w:p w14:paraId="3627AB0D" w14:textId="77777777" w:rsidR="005C7A4C" w:rsidRPr="00B16275" w:rsidRDefault="005C7A4C" w:rsidP="00EF43CA">
      <w:pPr>
        <w:pStyle w:val="ListParagraph"/>
        <w:spacing w:after="0"/>
        <w:ind w:left="0"/>
        <w:rPr>
          <w:rFonts w:cs="Arial"/>
        </w:rPr>
      </w:pPr>
    </w:p>
    <w:p w14:paraId="2AD9EF29" w14:textId="76B8C66A" w:rsidR="005C7A4C" w:rsidRPr="00B16275" w:rsidRDefault="005C7A4C" w:rsidP="00EF43CA">
      <w:pPr>
        <w:pStyle w:val="ListParagraph"/>
        <w:spacing w:after="0"/>
        <w:ind w:left="0"/>
        <w:rPr>
          <w:rFonts w:cs="Arial"/>
        </w:rPr>
      </w:pPr>
      <w:r w:rsidRPr="00A27150">
        <w:rPr>
          <w:noProof/>
        </w:rPr>
        <w:lastRenderedPageBreak/>
        <w:drawing>
          <wp:inline distT="0" distB="0" distL="0" distR="0" wp14:anchorId="29A0D07D" wp14:editId="3E75672D">
            <wp:extent cx="6400800" cy="16840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1684020"/>
                    </a:xfrm>
                    <a:prstGeom prst="rect">
                      <a:avLst/>
                    </a:prstGeom>
                  </pic:spPr>
                </pic:pic>
              </a:graphicData>
            </a:graphic>
          </wp:inline>
        </w:drawing>
      </w:r>
    </w:p>
    <w:p w14:paraId="3DB129AD" w14:textId="77777777" w:rsidR="005C7A4C" w:rsidRPr="00B16275" w:rsidRDefault="005C7A4C" w:rsidP="00EF43CA">
      <w:pPr>
        <w:pStyle w:val="ListParagraph"/>
        <w:spacing w:after="0"/>
        <w:ind w:left="0"/>
        <w:rPr>
          <w:rFonts w:cs="Arial"/>
        </w:rPr>
      </w:pPr>
    </w:p>
    <w:p w14:paraId="099DEC08" w14:textId="77777777" w:rsidR="005C7A4C" w:rsidRPr="00B16275" w:rsidRDefault="005C7A4C" w:rsidP="00EF43CA">
      <w:pPr>
        <w:pStyle w:val="ListParagraph"/>
        <w:spacing w:after="0"/>
        <w:ind w:left="0"/>
        <w:rPr>
          <w:rFonts w:cs="Arial"/>
        </w:rPr>
      </w:pPr>
    </w:p>
    <w:p w14:paraId="045A6F92" w14:textId="77777777" w:rsidR="005C7A4C" w:rsidRPr="00B16275" w:rsidRDefault="005C7A4C" w:rsidP="005C7A4C">
      <w:pPr>
        <w:pStyle w:val="ListParagraph"/>
        <w:spacing w:after="0"/>
        <w:ind w:left="0"/>
        <w:rPr>
          <w:rFonts w:cs="Arial"/>
        </w:rPr>
      </w:pPr>
      <w:r w:rsidRPr="00505B93">
        <w:rPr>
          <w:rFonts w:cs="Arial"/>
          <w:i/>
          <w:rPrChange w:id="242" w:author="Wood, Jennifer - NRCS, Davis, CA" w:date="2016-07-19T14:19:00Z">
            <w:rPr>
              <w:rFonts w:cs="Arial"/>
            </w:rPr>
          </w:rPrChange>
        </w:rPr>
        <w:t xml:space="preserve">Tip: </w:t>
      </w:r>
      <w:r w:rsidRPr="00505B93">
        <w:rPr>
          <w:rFonts w:cs="Arial"/>
        </w:rPr>
        <w:t xml:space="preserve">To edit path names in the </w:t>
      </w:r>
      <w:proofErr w:type="spellStart"/>
      <w:r w:rsidRPr="00505B93">
        <w:rPr>
          <w:rFonts w:cs="Arial"/>
        </w:rPr>
        <w:t>config.R</w:t>
      </w:r>
      <w:proofErr w:type="spellEnd"/>
      <w:r w:rsidRPr="00505B93">
        <w:rPr>
          <w:rFonts w:cs="Arial"/>
        </w:rPr>
        <w:t xml:space="preserve"> file, place your cursor to the left of any “/” in the path name. Press the Tab button and a list of folders will appear where you can arrow down to choose desired folder or file.</w:t>
      </w:r>
    </w:p>
    <w:p w14:paraId="445C066D" w14:textId="77777777" w:rsidR="005C7A4C" w:rsidRPr="00B16275" w:rsidRDefault="005C7A4C" w:rsidP="00EF43CA">
      <w:pPr>
        <w:pStyle w:val="ListParagraph"/>
        <w:spacing w:after="0"/>
        <w:ind w:left="0"/>
        <w:rPr>
          <w:rFonts w:cs="Arial"/>
        </w:rPr>
      </w:pPr>
    </w:p>
    <w:p w14:paraId="299285B8" w14:textId="77777777" w:rsidR="00EF43CA" w:rsidRPr="00B16275" w:rsidRDefault="00EF43CA" w:rsidP="00EF43CA">
      <w:pPr>
        <w:pStyle w:val="ListParagraph"/>
        <w:spacing w:after="0"/>
        <w:ind w:left="0"/>
        <w:rPr>
          <w:rFonts w:cs="Arial"/>
        </w:rPr>
      </w:pPr>
    </w:p>
    <w:p w14:paraId="79CAF441" w14:textId="77777777" w:rsidR="00EF43CA" w:rsidRPr="00B16275" w:rsidRDefault="00EF43CA" w:rsidP="00EF43CA">
      <w:pPr>
        <w:pStyle w:val="ListParagraph"/>
        <w:spacing w:after="0"/>
        <w:ind w:left="0"/>
        <w:rPr>
          <w:rFonts w:cs="Arial"/>
        </w:rPr>
      </w:pPr>
      <w:r w:rsidRPr="00A27150">
        <w:rPr>
          <w:noProof/>
        </w:rPr>
        <w:drawing>
          <wp:inline distT="0" distB="0" distL="0" distR="0" wp14:anchorId="7A0969E8" wp14:editId="5630E117">
            <wp:extent cx="6400800" cy="18726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1872615"/>
                    </a:xfrm>
                    <a:prstGeom prst="rect">
                      <a:avLst/>
                    </a:prstGeom>
                  </pic:spPr>
                </pic:pic>
              </a:graphicData>
            </a:graphic>
          </wp:inline>
        </w:drawing>
      </w:r>
    </w:p>
    <w:p w14:paraId="24AB844F" w14:textId="77777777" w:rsidR="00EF43CA" w:rsidRPr="00B16275" w:rsidRDefault="00EF43CA" w:rsidP="001D458F">
      <w:pPr>
        <w:pStyle w:val="ListParagraph"/>
        <w:spacing w:after="0"/>
        <w:ind w:left="0"/>
        <w:rPr>
          <w:rFonts w:cs="Arial"/>
        </w:rPr>
      </w:pPr>
    </w:p>
    <w:p w14:paraId="1472065C" w14:textId="77777777" w:rsidR="005C7A4C" w:rsidRPr="00B16275" w:rsidRDefault="005C7A4C" w:rsidP="001D458F">
      <w:pPr>
        <w:pStyle w:val="ListParagraph"/>
        <w:spacing w:after="0"/>
        <w:ind w:left="0"/>
        <w:rPr>
          <w:rFonts w:cs="Arial"/>
        </w:rPr>
      </w:pPr>
    </w:p>
    <w:p w14:paraId="1851C7FD" w14:textId="77777777" w:rsidR="005C7A4C" w:rsidRPr="00B16275" w:rsidRDefault="005C7A4C" w:rsidP="005C7A4C">
      <w:pPr>
        <w:pStyle w:val="ListParagraph"/>
        <w:spacing w:after="0"/>
        <w:ind w:left="0"/>
        <w:rPr>
          <w:rFonts w:cs="Arial"/>
        </w:rPr>
      </w:pPr>
      <w:r w:rsidRPr="00B16275">
        <w:rPr>
          <w:rFonts w:cs="Arial"/>
        </w:rPr>
        <w:t>If you change any of the information, save the file by clicking File-Save on the R Studio toolbar or pressing Ctrl-S.</w:t>
      </w:r>
    </w:p>
    <w:p w14:paraId="2C381A48" w14:textId="77777777" w:rsidR="00EF43CA" w:rsidRPr="00B16275" w:rsidRDefault="00EF43CA" w:rsidP="001D458F">
      <w:pPr>
        <w:pStyle w:val="ListParagraph"/>
        <w:spacing w:after="0"/>
        <w:ind w:left="0"/>
        <w:rPr>
          <w:rFonts w:cs="Arial"/>
        </w:rPr>
      </w:pPr>
    </w:p>
    <w:p w14:paraId="32EE2CFB" w14:textId="77777777" w:rsidR="0056282D" w:rsidRPr="00B16275" w:rsidRDefault="0056282D" w:rsidP="001D458F">
      <w:pPr>
        <w:pStyle w:val="ListParagraph"/>
        <w:spacing w:after="0"/>
        <w:ind w:left="0"/>
        <w:rPr>
          <w:rFonts w:cs="Arial"/>
        </w:rPr>
      </w:pPr>
      <w:r w:rsidRPr="00B16275">
        <w:rPr>
          <w:rFonts w:cs="Arial"/>
          <w:noProof/>
        </w:rPr>
        <w:lastRenderedPageBreak/>
        <mc:AlternateContent>
          <mc:Choice Requires="wps">
            <w:drawing>
              <wp:anchor distT="0" distB="0" distL="114300" distR="114300" simplePos="0" relativeHeight="251685888" behindDoc="0" locked="0" layoutInCell="1" allowOverlap="1" wp14:anchorId="7484670C" wp14:editId="5D783152">
                <wp:simplePos x="0" y="0"/>
                <wp:positionH relativeFrom="column">
                  <wp:posOffset>-145415</wp:posOffset>
                </wp:positionH>
                <wp:positionV relativeFrom="paragraph">
                  <wp:posOffset>1219142</wp:posOffset>
                </wp:positionV>
                <wp:extent cx="1378528" cy="348788"/>
                <wp:effectExtent l="0" t="0" r="12700" b="13335"/>
                <wp:wrapNone/>
                <wp:docPr id="29" name="Oval 29"/>
                <wp:cNvGraphicFramePr/>
                <a:graphic xmlns:a="http://schemas.openxmlformats.org/drawingml/2006/main">
                  <a:graphicData uri="http://schemas.microsoft.com/office/word/2010/wordprocessingShape">
                    <wps:wsp>
                      <wps:cNvSpPr/>
                      <wps:spPr>
                        <a:xfrm>
                          <a:off x="0" y="0"/>
                          <a:ext cx="1378528" cy="348788"/>
                        </a:xfrm>
                        <a:prstGeom prst="ellipse">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6DA746" id="Oval 29" o:spid="_x0000_s1026" style="position:absolute;margin-left:-11.45pt;margin-top:96pt;width:108.55pt;height:27.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" filled="f" strokecolor="red" strokeweight="1.25pt">
                <v:stroke joinstyle="miter"/>
              </v:oval>
            </w:pict>
          </mc:Fallback>
        </mc:AlternateContent>
      </w:r>
      <w:r w:rsidRPr="00B16275">
        <w:rPr>
          <w:rFonts w:cs="Arial"/>
          <w:noProof/>
        </w:rPr>
        <w:drawing>
          <wp:inline distT="0" distB="0" distL="0" distR="0" wp14:anchorId="37BEB5FE" wp14:editId="1CFE95C7">
            <wp:extent cx="4764201" cy="35818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0254" cy="3586355"/>
                    </a:xfrm>
                    <a:prstGeom prst="rect">
                      <a:avLst/>
                    </a:prstGeom>
                  </pic:spPr>
                </pic:pic>
              </a:graphicData>
            </a:graphic>
          </wp:inline>
        </w:drawing>
      </w:r>
    </w:p>
    <w:p w14:paraId="371E874A" w14:textId="77777777" w:rsidR="0056282D" w:rsidRPr="00B16275" w:rsidRDefault="0056282D" w:rsidP="001D458F">
      <w:pPr>
        <w:pStyle w:val="ListParagraph"/>
        <w:spacing w:after="0"/>
        <w:ind w:left="0"/>
        <w:rPr>
          <w:rFonts w:cs="Arial"/>
        </w:rPr>
      </w:pPr>
    </w:p>
    <w:p w14:paraId="4340988C" w14:textId="77777777" w:rsidR="00416868" w:rsidRPr="00B16275" w:rsidRDefault="00416868" w:rsidP="001D458F">
      <w:pPr>
        <w:pStyle w:val="ListParagraph"/>
        <w:spacing w:after="0"/>
        <w:ind w:left="0"/>
        <w:rPr>
          <w:rFonts w:cs="Arial"/>
        </w:rPr>
      </w:pPr>
    </w:p>
    <w:p w14:paraId="29390457" w14:textId="2E3A6E5A" w:rsidR="006A106D" w:rsidRPr="00B16275" w:rsidRDefault="001D458F">
      <w:pPr>
        <w:pStyle w:val="Heading2"/>
      </w:pPr>
      <w:r w:rsidRPr="00B16275">
        <w:t>Run</w:t>
      </w:r>
      <w:r w:rsidR="006A106D" w:rsidRPr="00B16275">
        <w:t xml:space="preserve"> the report</w:t>
      </w:r>
      <w:r w:rsidR="00AE2B10" w:rsidRPr="00B16275">
        <w:t xml:space="preserve"> by “Knitting” the file into an HTML file</w:t>
      </w:r>
    </w:p>
    <w:p w14:paraId="0B684B03" w14:textId="77777777" w:rsidR="006A106D" w:rsidRPr="00B16275" w:rsidRDefault="006A106D" w:rsidP="001D458F">
      <w:pPr>
        <w:pStyle w:val="ListParagraph"/>
        <w:spacing w:after="0"/>
        <w:ind w:left="0"/>
        <w:rPr>
          <w:rFonts w:cs="Arial"/>
        </w:rPr>
      </w:pPr>
    </w:p>
    <w:p w14:paraId="3B12578E" w14:textId="77777777" w:rsidR="006A106D" w:rsidRPr="00B16275" w:rsidRDefault="00B2444B" w:rsidP="001D458F">
      <w:pPr>
        <w:pStyle w:val="ListParagraph"/>
        <w:spacing w:after="0"/>
        <w:ind w:left="0"/>
        <w:rPr>
          <w:rFonts w:cs="Arial"/>
        </w:rPr>
      </w:pPr>
      <w:r w:rsidRPr="00B16275">
        <w:rPr>
          <w:rFonts w:cs="Arial"/>
        </w:rPr>
        <w:t xml:space="preserve">Open </w:t>
      </w:r>
      <w:r w:rsidR="00226B73" w:rsidRPr="00B16275">
        <w:rPr>
          <w:rFonts w:cs="Arial"/>
        </w:rPr>
        <w:t xml:space="preserve">the </w:t>
      </w:r>
      <w:r w:rsidRPr="00B16275">
        <w:rPr>
          <w:rFonts w:cs="Arial"/>
        </w:rPr>
        <w:t>file titled</w:t>
      </w:r>
      <w:r w:rsidR="008771AB" w:rsidRPr="00B16275">
        <w:rPr>
          <w:rFonts w:cs="Arial"/>
        </w:rPr>
        <w:t xml:space="preserve"> </w:t>
      </w:r>
      <w:r w:rsidR="004D3A39" w:rsidRPr="00B16275">
        <w:rPr>
          <w:rFonts w:cs="Arial"/>
        </w:rPr>
        <w:t>‘</w:t>
      </w:r>
      <w:r w:rsidR="008771AB" w:rsidRPr="00B16275">
        <w:rPr>
          <w:rFonts w:cs="Arial"/>
        </w:rPr>
        <w:t>GIS-summary-by-</w:t>
      </w:r>
      <w:proofErr w:type="spellStart"/>
      <w:r w:rsidR="008771AB" w:rsidRPr="00B16275">
        <w:rPr>
          <w:rFonts w:cs="Arial"/>
        </w:rPr>
        <w:t>MU.Rmd</w:t>
      </w:r>
      <w:proofErr w:type="spellEnd"/>
      <w:r w:rsidR="004D3A39" w:rsidRPr="00B16275">
        <w:rPr>
          <w:rFonts w:cs="Arial"/>
        </w:rPr>
        <w:t>’</w:t>
      </w:r>
      <w:r w:rsidR="0056282D" w:rsidRPr="00B16275">
        <w:rPr>
          <w:rFonts w:cs="Arial"/>
        </w:rPr>
        <w:t>,</w:t>
      </w:r>
      <w:r w:rsidRPr="00B16275">
        <w:rPr>
          <w:rFonts w:cs="Arial"/>
        </w:rPr>
        <w:t xml:space="preserve"> by either clicking File-Open or by clicking on the file in the File Window. It will open in the Script Window.</w:t>
      </w:r>
    </w:p>
    <w:p w14:paraId="49B5B588" w14:textId="77777777" w:rsidR="006A106D" w:rsidRPr="00B16275" w:rsidRDefault="006A106D" w:rsidP="001D458F">
      <w:pPr>
        <w:pStyle w:val="ListParagraph"/>
        <w:spacing w:after="0"/>
        <w:ind w:left="0"/>
        <w:rPr>
          <w:rFonts w:cs="Arial"/>
        </w:rPr>
      </w:pPr>
    </w:p>
    <w:p w14:paraId="5B01FF2B" w14:textId="4BB703EF" w:rsidR="00F3497E" w:rsidRPr="00B16275" w:rsidRDefault="00F3497E" w:rsidP="001D458F">
      <w:pPr>
        <w:spacing w:after="0"/>
        <w:rPr>
          <w:rFonts w:cs="Arial"/>
        </w:rPr>
      </w:pPr>
      <w:r w:rsidRPr="00B16275">
        <w:rPr>
          <w:rFonts w:cs="Arial"/>
        </w:rPr>
        <w:t>Run the report</w:t>
      </w:r>
      <w:r w:rsidR="003C5A0C" w:rsidRPr="00B16275">
        <w:rPr>
          <w:rFonts w:cs="Arial"/>
        </w:rPr>
        <w:t xml:space="preserve"> by clicking on the Knit HTML button</w:t>
      </w:r>
      <w:r w:rsidR="00EA1F73" w:rsidRPr="00B16275">
        <w:rPr>
          <w:rFonts w:cs="Arial"/>
        </w:rPr>
        <w:t xml:space="preserve"> on </w:t>
      </w:r>
      <w:r w:rsidRPr="00B16275">
        <w:rPr>
          <w:rFonts w:cs="Arial"/>
        </w:rPr>
        <w:t xml:space="preserve">the </w:t>
      </w:r>
      <w:r w:rsidR="0056282D" w:rsidRPr="00B16275">
        <w:rPr>
          <w:rFonts w:cs="Arial"/>
        </w:rPr>
        <w:t>Script Window tool</w:t>
      </w:r>
      <w:r w:rsidR="00EA1F73" w:rsidRPr="00B16275">
        <w:rPr>
          <w:rFonts w:cs="Arial"/>
        </w:rPr>
        <w:t>bar.</w:t>
      </w:r>
      <w:r w:rsidRPr="00B16275">
        <w:rPr>
          <w:rFonts w:cs="Arial"/>
        </w:rPr>
        <w:t xml:space="preserve"> If Knit PDF or Knit Word is showing, use the drop down </w:t>
      </w:r>
      <w:r w:rsidR="00542AD8" w:rsidRPr="00B16275">
        <w:rPr>
          <w:rFonts w:cs="Arial"/>
        </w:rPr>
        <w:t xml:space="preserve">menu </w:t>
      </w:r>
      <w:r w:rsidRPr="00B16275">
        <w:rPr>
          <w:rFonts w:cs="Arial"/>
        </w:rPr>
        <w:t>to choose Knit HTML.</w:t>
      </w:r>
    </w:p>
    <w:p w14:paraId="76A6E983" w14:textId="77777777" w:rsidR="00F3497E" w:rsidRPr="00B16275" w:rsidRDefault="00F3497E" w:rsidP="001D458F">
      <w:pPr>
        <w:pStyle w:val="ListParagraph"/>
        <w:spacing w:after="0"/>
        <w:ind w:left="0"/>
        <w:rPr>
          <w:rFonts w:cs="Arial"/>
        </w:rPr>
      </w:pPr>
    </w:p>
    <w:p w14:paraId="7C593F12" w14:textId="77777777" w:rsidR="00F3497E" w:rsidRPr="00B16275" w:rsidRDefault="00F3497E" w:rsidP="001D458F">
      <w:pPr>
        <w:pStyle w:val="ListParagraph"/>
        <w:spacing w:after="0"/>
        <w:ind w:left="0"/>
        <w:rPr>
          <w:rFonts w:cs="Arial"/>
        </w:rPr>
      </w:pPr>
      <w:r w:rsidRPr="00B16275">
        <w:rPr>
          <w:rFonts w:cs="Arial"/>
          <w:noProof/>
        </w:rPr>
        <w:lastRenderedPageBreak/>
        <mc:AlternateContent>
          <mc:Choice Requires="wps">
            <w:drawing>
              <wp:anchor distT="0" distB="0" distL="114300" distR="114300" simplePos="0" relativeHeight="251665408" behindDoc="0" locked="0" layoutInCell="1" allowOverlap="1" wp14:anchorId="25D772A6" wp14:editId="55561DA0">
                <wp:simplePos x="0" y="0"/>
                <wp:positionH relativeFrom="column">
                  <wp:posOffset>718127</wp:posOffset>
                </wp:positionH>
                <wp:positionV relativeFrom="paragraph">
                  <wp:posOffset>534150</wp:posOffset>
                </wp:positionV>
                <wp:extent cx="1346200" cy="400050"/>
                <wp:effectExtent l="0" t="0" r="25400" b="19050"/>
                <wp:wrapNone/>
                <wp:docPr id="12" name="Oval 12"/>
                <wp:cNvGraphicFramePr/>
                <a:graphic xmlns:a="http://schemas.openxmlformats.org/drawingml/2006/main">
                  <a:graphicData uri="http://schemas.microsoft.com/office/word/2010/wordprocessingShape">
                    <wps:wsp>
                      <wps:cNvSpPr/>
                      <wps:spPr>
                        <a:xfrm>
                          <a:off x="0" y="0"/>
                          <a:ext cx="1346200" cy="400050"/>
                        </a:xfrm>
                        <a:prstGeom prst="ellipse">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EA0C33" id="Oval 12" o:spid="_x0000_s1026" style="position:absolute;margin-left:56.55pt;margin-top:42.05pt;width:106pt;height:3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" filled="f" strokecolor="red" strokeweight="1.25pt">
                <v:stroke joinstyle="miter"/>
              </v:oval>
            </w:pict>
          </mc:Fallback>
        </mc:AlternateContent>
      </w:r>
      <w:r w:rsidR="0056282D" w:rsidRPr="00B16275">
        <w:rPr>
          <w:rFonts w:cs="Arial"/>
          <w:noProof/>
        </w:rPr>
        <w:t xml:space="preserve"> </w:t>
      </w:r>
      <w:r w:rsidR="0056282D" w:rsidRPr="00B16275">
        <w:rPr>
          <w:rFonts w:cs="Arial"/>
          <w:noProof/>
        </w:rPr>
        <w:drawing>
          <wp:inline distT="0" distB="0" distL="0" distR="0" wp14:anchorId="63BB5C5D" wp14:editId="25D34270">
            <wp:extent cx="5943600" cy="35604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0445"/>
                    </a:xfrm>
                    <a:prstGeom prst="rect">
                      <a:avLst/>
                    </a:prstGeom>
                  </pic:spPr>
                </pic:pic>
              </a:graphicData>
            </a:graphic>
          </wp:inline>
        </w:drawing>
      </w:r>
    </w:p>
    <w:p w14:paraId="06D598BE" w14:textId="77777777" w:rsidR="0027007B" w:rsidRPr="00B16275" w:rsidRDefault="0027007B" w:rsidP="001D458F">
      <w:pPr>
        <w:pStyle w:val="ListParagraph"/>
        <w:spacing w:after="0"/>
        <w:ind w:left="0"/>
        <w:rPr>
          <w:rFonts w:cs="Arial"/>
        </w:rPr>
      </w:pPr>
    </w:p>
    <w:p w14:paraId="4B516699" w14:textId="77777777" w:rsidR="00B317DB" w:rsidRPr="00B16275" w:rsidRDefault="00B317DB" w:rsidP="001D458F">
      <w:pPr>
        <w:pStyle w:val="ListParagraph"/>
        <w:spacing w:after="0"/>
        <w:ind w:left="0"/>
        <w:rPr>
          <w:rFonts w:cs="Arial"/>
        </w:rPr>
      </w:pPr>
    </w:p>
    <w:p w14:paraId="0CD9D08E" w14:textId="71E35E15" w:rsidR="00F3497E" w:rsidRPr="00B16275" w:rsidRDefault="001D458F">
      <w:pPr>
        <w:pStyle w:val="Heading2"/>
      </w:pPr>
      <w:r w:rsidRPr="00B16275">
        <w:t>I</w:t>
      </w:r>
      <w:r w:rsidR="00F3497E" w:rsidRPr="00B16275">
        <w:t>nspect the report</w:t>
      </w:r>
      <w:r w:rsidR="000E5D2F" w:rsidRPr="00B16275">
        <w:t xml:space="preserve"> – see </w:t>
      </w:r>
      <w:ins w:id="243" w:author="Wood, Jennifer - NRCS, Davis, CA" w:date="2016-07-19T13:47:00Z">
        <w:r w:rsidR="00950E46">
          <w:fldChar w:fldCharType="begin"/>
        </w:r>
        <w:r w:rsidR="00950E46">
          <w:instrText xml:space="preserve"> HYPERLINK  \l "_Appendix_3_–" </w:instrText>
        </w:r>
        <w:r w:rsidR="00950E46">
          <w:fldChar w:fldCharType="separate"/>
        </w:r>
        <w:r w:rsidR="00950E46" w:rsidRPr="00950E46">
          <w:rPr>
            <w:rStyle w:val="Hyperlink"/>
          </w:rPr>
          <w:t>Appendix 3</w:t>
        </w:r>
        <w:r w:rsidR="00950E46">
          <w:fldChar w:fldCharType="end"/>
        </w:r>
        <w:r w:rsidR="00950E46">
          <w:t xml:space="preserve"> </w:t>
        </w:r>
      </w:ins>
      <w:r w:rsidR="000E5D2F" w:rsidRPr="00B16275">
        <w:t>for example html file.</w:t>
      </w:r>
    </w:p>
    <w:p w14:paraId="1B228A51" w14:textId="77777777" w:rsidR="00F3497E" w:rsidRPr="00B16275" w:rsidRDefault="00F3497E" w:rsidP="001D458F">
      <w:pPr>
        <w:pStyle w:val="ListParagraph"/>
        <w:spacing w:after="0"/>
        <w:ind w:left="0"/>
        <w:rPr>
          <w:rFonts w:cs="Arial"/>
        </w:rPr>
      </w:pPr>
    </w:p>
    <w:p w14:paraId="1720F7C8" w14:textId="77777777" w:rsidR="00F3497E" w:rsidRPr="00B16275" w:rsidRDefault="001E557A" w:rsidP="001D458F">
      <w:pPr>
        <w:pStyle w:val="ListParagraph"/>
        <w:spacing w:after="0"/>
        <w:ind w:left="0"/>
        <w:rPr>
          <w:rFonts w:cs="Arial"/>
        </w:rPr>
      </w:pPr>
      <w:r w:rsidRPr="00B16275">
        <w:rPr>
          <w:rFonts w:cs="Arial"/>
        </w:rPr>
        <w:t xml:space="preserve">The report might take </w:t>
      </w:r>
      <w:r w:rsidR="003C5A0C" w:rsidRPr="00B16275">
        <w:rPr>
          <w:rFonts w:cs="Arial"/>
        </w:rPr>
        <w:t>several</w:t>
      </w:r>
      <w:r w:rsidR="00F3497E" w:rsidRPr="00B16275">
        <w:rPr>
          <w:rFonts w:cs="Arial"/>
        </w:rPr>
        <w:t xml:space="preserve"> minutes to run, depending on the size of the area you are analyzing and the size of the </w:t>
      </w:r>
      <w:r w:rsidR="0072521E" w:rsidRPr="00B16275">
        <w:rPr>
          <w:rFonts w:cs="Arial"/>
        </w:rPr>
        <w:t xml:space="preserve">DEM </w:t>
      </w:r>
      <w:r w:rsidR="00F3497E" w:rsidRPr="00B16275">
        <w:rPr>
          <w:rFonts w:cs="Arial"/>
        </w:rPr>
        <w:t>and derivative</w:t>
      </w:r>
      <w:r w:rsidR="0072521E" w:rsidRPr="00B16275">
        <w:rPr>
          <w:rFonts w:cs="Arial"/>
        </w:rPr>
        <w:t>s</w:t>
      </w:r>
      <w:r w:rsidR="00F3497E" w:rsidRPr="00B16275">
        <w:rPr>
          <w:rFonts w:cs="Arial"/>
        </w:rPr>
        <w:t xml:space="preserve">. </w:t>
      </w:r>
      <w:r w:rsidR="001021FC" w:rsidRPr="00B16275">
        <w:rPr>
          <w:rFonts w:cs="Arial"/>
        </w:rPr>
        <w:t xml:space="preserve"> You will know when the file is done when </w:t>
      </w:r>
      <w:r w:rsidR="00024790" w:rsidRPr="00B16275">
        <w:rPr>
          <w:rFonts w:cs="Arial"/>
        </w:rPr>
        <w:t>t</w:t>
      </w:r>
      <w:r w:rsidR="00F3497E" w:rsidRPr="00B16275">
        <w:rPr>
          <w:rFonts w:cs="Arial"/>
        </w:rPr>
        <w:t xml:space="preserve">he </w:t>
      </w:r>
      <w:r w:rsidR="00323FA7" w:rsidRPr="00B16275">
        <w:rPr>
          <w:rFonts w:cs="Arial"/>
        </w:rPr>
        <w:t>script finishes running in the Console window, and a</w:t>
      </w:r>
      <w:r w:rsidR="00226B73" w:rsidRPr="00B16275">
        <w:rPr>
          <w:rFonts w:cs="Arial"/>
        </w:rPr>
        <w:t xml:space="preserve"> ‘&gt;’ symbol appears </w:t>
      </w:r>
      <w:proofErr w:type="gramStart"/>
      <w:r w:rsidR="00226B73" w:rsidRPr="00B16275">
        <w:rPr>
          <w:rFonts w:cs="Arial"/>
        </w:rPr>
        <w:t>again,</w:t>
      </w:r>
      <w:proofErr w:type="gramEnd"/>
      <w:r w:rsidR="00226B73" w:rsidRPr="00B16275">
        <w:rPr>
          <w:rFonts w:cs="Arial"/>
        </w:rPr>
        <w:t xml:space="preserve"> ready to receive more code to execute. </w:t>
      </w:r>
      <w:r w:rsidR="00323FA7" w:rsidRPr="00B16275">
        <w:rPr>
          <w:rFonts w:cs="Arial"/>
        </w:rPr>
        <w:t xml:space="preserve">An </w:t>
      </w:r>
      <w:r w:rsidR="001021FC" w:rsidRPr="00B16275">
        <w:rPr>
          <w:rFonts w:cs="Arial"/>
        </w:rPr>
        <w:t>html output</w:t>
      </w:r>
      <w:r w:rsidR="00F3497E" w:rsidRPr="00B16275">
        <w:rPr>
          <w:rFonts w:cs="Arial"/>
        </w:rPr>
        <w:t xml:space="preserve"> document open</w:t>
      </w:r>
      <w:r w:rsidR="00323FA7" w:rsidRPr="00B16275">
        <w:rPr>
          <w:rFonts w:cs="Arial"/>
        </w:rPr>
        <w:t>s automatically. It</w:t>
      </w:r>
      <w:r w:rsidR="00024790" w:rsidRPr="00B16275">
        <w:rPr>
          <w:rFonts w:cs="Arial"/>
        </w:rPr>
        <w:t xml:space="preserve"> </w:t>
      </w:r>
      <w:proofErr w:type="gramStart"/>
      <w:r w:rsidR="00F3497E" w:rsidRPr="00B16275">
        <w:rPr>
          <w:rFonts w:cs="Arial"/>
        </w:rPr>
        <w:t>will automatically be saved</w:t>
      </w:r>
      <w:proofErr w:type="gramEnd"/>
      <w:r w:rsidR="00F3497E" w:rsidRPr="00B16275">
        <w:rPr>
          <w:rFonts w:cs="Arial"/>
        </w:rPr>
        <w:t xml:space="preserve"> in the working directory</w:t>
      </w:r>
      <w:r w:rsidR="00024790" w:rsidRPr="00B16275">
        <w:rPr>
          <w:rFonts w:cs="Arial"/>
        </w:rPr>
        <w:t xml:space="preserve"> with </w:t>
      </w:r>
      <w:r w:rsidR="001021FC" w:rsidRPr="00B16275">
        <w:rPr>
          <w:rFonts w:cs="Arial"/>
        </w:rPr>
        <w:t>the sam</w:t>
      </w:r>
      <w:r w:rsidR="00323FA7" w:rsidRPr="00B16275">
        <w:rPr>
          <w:rFonts w:cs="Arial"/>
        </w:rPr>
        <w:t xml:space="preserve">e name as the report file name, </w:t>
      </w:r>
      <w:r w:rsidR="001021FC" w:rsidRPr="00B16275">
        <w:rPr>
          <w:rFonts w:cs="Arial"/>
        </w:rPr>
        <w:t>but with an .html file extension.</w:t>
      </w:r>
    </w:p>
    <w:p w14:paraId="66CE6987" w14:textId="77777777" w:rsidR="0056282D" w:rsidRPr="00B16275" w:rsidRDefault="0056282D" w:rsidP="001D458F">
      <w:pPr>
        <w:pStyle w:val="ListParagraph"/>
        <w:spacing w:after="0"/>
        <w:ind w:left="0"/>
        <w:rPr>
          <w:rFonts w:cs="Arial"/>
        </w:rPr>
      </w:pPr>
    </w:p>
    <w:p w14:paraId="17B350E3" w14:textId="387ACC80" w:rsidR="001E557A" w:rsidRDefault="00592F0A" w:rsidP="001D458F">
      <w:pPr>
        <w:pStyle w:val="ListParagraph"/>
        <w:spacing w:after="0"/>
        <w:ind w:left="0"/>
        <w:rPr>
          <w:ins w:id="244" w:author="Wood, Jennifer - NRCS, Davis, CA" w:date="2016-07-21T13:45:00Z"/>
          <w:rFonts w:cs="Arial"/>
        </w:rPr>
      </w:pPr>
      <w:r w:rsidRPr="00B16275">
        <w:rPr>
          <w:rFonts w:cs="Arial"/>
        </w:rPr>
        <w:t xml:space="preserve">You can close the automatically opened html file.  To open it again and to see it displayed correctly there are a couple of options. If your default browser is Mozilla Firefox, it will open correctly either directly from </w:t>
      </w:r>
      <w:proofErr w:type="spellStart"/>
      <w:r w:rsidRPr="00B16275">
        <w:rPr>
          <w:rFonts w:cs="Arial"/>
        </w:rPr>
        <w:t>RStudio</w:t>
      </w:r>
      <w:proofErr w:type="spellEnd"/>
      <w:r w:rsidRPr="00B16275">
        <w:rPr>
          <w:rFonts w:cs="Arial"/>
        </w:rPr>
        <w:t xml:space="preserve"> or from Windows Explorer. </w:t>
      </w:r>
      <w:r w:rsidR="00131202" w:rsidRPr="00B16275">
        <w:rPr>
          <w:rFonts w:cs="Arial"/>
        </w:rPr>
        <w:t xml:space="preserve">Firefox also has the advantage of being able to bring an individual report graph to view in a separate window, in a </w:t>
      </w:r>
      <w:proofErr w:type="gramStart"/>
      <w:r w:rsidR="00131202" w:rsidRPr="00B16275">
        <w:rPr>
          <w:rFonts w:cs="Arial"/>
        </w:rPr>
        <w:t>larger size</w:t>
      </w:r>
      <w:proofErr w:type="gramEnd"/>
      <w:r w:rsidR="00131202" w:rsidRPr="00B16275">
        <w:rPr>
          <w:rFonts w:cs="Arial"/>
        </w:rPr>
        <w:t xml:space="preserve"> by right clicking and selecting the appropriate view option.</w:t>
      </w:r>
      <w:r w:rsidR="001D458F" w:rsidRPr="00B16275">
        <w:rPr>
          <w:rFonts w:cs="Arial"/>
        </w:rPr>
        <w:t xml:space="preserve"> </w:t>
      </w:r>
      <w:r w:rsidRPr="00B16275">
        <w:rPr>
          <w:rFonts w:cs="Arial"/>
        </w:rPr>
        <w:t xml:space="preserve">If your default browser is Internet Explorer and you </w:t>
      </w:r>
      <w:proofErr w:type="gramStart"/>
      <w:r w:rsidRPr="00B16275">
        <w:rPr>
          <w:rFonts w:cs="Arial"/>
        </w:rPr>
        <w:t>don’t</w:t>
      </w:r>
      <w:proofErr w:type="gramEnd"/>
      <w:r w:rsidRPr="00B16275">
        <w:rPr>
          <w:rFonts w:cs="Arial"/>
        </w:rPr>
        <w:t xml:space="preserve"> want to change it to Firefox, you </w:t>
      </w:r>
      <w:del w:id="245" w:author="Wood, Jennifer - NRCS, Davis, CA" w:date="2016-07-21T13:45:00Z">
        <w:r w:rsidRPr="00B16275" w:rsidDel="00517DD2">
          <w:rPr>
            <w:rFonts w:cs="Arial"/>
          </w:rPr>
          <w:delText xml:space="preserve">can simply open it </w:delText>
        </w:r>
      </w:del>
      <w:ins w:id="246" w:author="Wood, Jennifer - NRCS, Davis, CA" w:date="2016-07-21T13:45:00Z">
        <w:r w:rsidR="00517DD2">
          <w:rPr>
            <w:rFonts w:cs="Arial"/>
          </w:rPr>
          <w:t>should open it from</w:t>
        </w:r>
      </w:ins>
      <w:del w:id="247" w:author="Wood, Jennifer - NRCS, Davis, CA" w:date="2016-07-21T13:45:00Z">
        <w:r w:rsidRPr="00B16275" w:rsidDel="00517DD2">
          <w:rPr>
            <w:rFonts w:cs="Arial"/>
          </w:rPr>
          <w:delText xml:space="preserve">in </w:delText>
        </w:r>
      </w:del>
      <w:ins w:id="248" w:author="Wood, Jennifer - NRCS, Davis, CA" w:date="2016-07-21T13:45:00Z">
        <w:r w:rsidR="00517DD2" w:rsidRPr="00B16275">
          <w:rPr>
            <w:rFonts w:cs="Arial"/>
          </w:rPr>
          <w:t xml:space="preserve"> </w:t>
        </w:r>
      </w:ins>
      <w:r w:rsidRPr="00B16275">
        <w:rPr>
          <w:rFonts w:cs="Arial"/>
        </w:rPr>
        <w:t xml:space="preserve">Windows Explorer and </w:t>
      </w:r>
      <w:r w:rsidR="0046089C" w:rsidRPr="00B16275">
        <w:rPr>
          <w:rFonts w:cs="Arial"/>
        </w:rPr>
        <w:t xml:space="preserve">click on the </w:t>
      </w:r>
      <w:r w:rsidRPr="00B16275">
        <w:rPr>
          <w:rFonts w:cs="Arial"/>
        </w:rPr>
        <w:t>“allow blocked content”</w:t>
      </w:r>
      <w:r w:rsidR="0046089C" w:rsidRPr="00B16275">
        <w:rPr>
          <w:rFonts w:cs="Arial"/>
        </w:rPr>
        <w:t xml:space="preserve"> warning</w:t>
      </w:r>
      <w:r w:rsidRPr="00B16275">
        <w:rPr>
          <w:rFonts w:cs="Arial"/>
        </w:rPr>
        <w:t xml:space="preserve">. </w:t>
      </w:r>
    </w:p>
    <w:p w14:paraId="6C322C6E" w14:textId="77777777" w:rsidR="00517DD2" w:rsidRPr="00B16275" w:rsidRDefault="00517DD2" w:rsidP="001D458F">
      <w:pPr>
        <w:pStyle w:val="ListParagraph"/>
        <w:spacing w:after="0"/>
        <w:ind w:left="0"/>
        <w:rPr>
          <w:rFonts w:cs="Arial"/>
        </w:rPr>
      </w:pPr>
    </w:p>
    <w:p w14:paraId="5532DD12" w14:textId="77777777" w:rsidR="00226B73" w:rsidRPr="00B16275" w:rsidRDefault="000E5D2F" w:rsidP="001D458F">
      <w:pPr>
        <w:pStyle w:val="ListParagraph"/>
        <w:spacing w:after="0"/>
        <w:ind w:left="0"/>
        <w:rPr>
          <w:rFonts w:cs="Arial"/>
        </w:rPr>
      </w:pPr>
      <w:r w:rsidRPr="00B16275">
        <w:rPr>
          <w:rFonts w:cs="Arial"/>
          <w:noProof/>
        </w:rPr>
        <w:lastRenderedPageBreak/>
        <mc:AlternateContent>
          <mc:Choice Requires="wps">
            <w:drawing>
              <wp:anchor distT="0" distB="0" distL="114300" distR="114300" simplePos="0" relativeHeight="251692032" behindDoc="0" locked="0" layoutInCell="1" allowOverlap="1" wp14:anchorId="34A896AF" wp14:editId="42A982CD">
                <wp:simplePos x="0" y="0"/>
                <wp:positionH relativeFrom="column">
                  <wp:posOffset>2902526</wp:posOffset>
                </wp:positionH>
                <wp:positionV relativeFrom="paragraph">
                  <wp:posOffset>2112817</wp:posOffset>
                </wp:positionV>
                <wp:extent cx="3747655" cy="1330037"/>
                <wp:effectExtent l="0" t="0" r="24765" b="22860"/>
                <wp:wrapNone/>
                <wp:docPr id="8" name="Oval 8"/>
                <wp:cNvGraphicFramePr/>
                <a:graphic xmlns:a="http://schemas.openxmlformats.org/drawingml/2006/main">
                  <a:graphicData uri="http://schemas.microsoft.com/office/word/2010/wordprocessingShape">
                    <wps:wsp>
                      <wps:cNvSpPr/>
                      <wps:spPr>
                        <a:xfrm>
                          <a:off x="0" y="0"/>
                          <a:ext cx="3747655" cy="1330037"/>
                        </a:xfrm>
                        <a:prstGeom prst="ellipse">
                          <a:avLst/>
                        </a:prstGeom>
                        <a:noFill/>
                        <a:ln w="158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D0E696" id="Oval 8" o:spid="_x0000_s1026" style="position:absolute;margin-left:228.55pt;margin-top:166.35pt;width:295.1pt;height:104.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" filled="f" strokecolor="red" strokeweight="1.25pt">
                <v:stroke joinstyle="miter"/>
              </v:oval>
            </w:pict>
          </mc:Fallback>
        </mc:AlternateContent>
      </w:r>
      <w:r w:rsidRPr="00B16275">
        <w:rPr>
          <w:rFonts w:cs="Arial"/>
          <w:noProof/>
        </w:rPr>
        <mc:AlternateContent>
          <mc:Choice Requires="wps">
            <w:drawing>
              <wp:anchor distT="0" distB="0" distL="114300" distR="114300" simplePos="0" relativeHeight="251694080" behindDoc="0" locked="0" layoutInCell="1" allowOverlap="1" wp14:anchorId="7C0BDA65" wp14:editId="6DC6526B">
                <wp:simplePos x="0" y="0"/>
                <wp:positionH relativeFrom="column">
                  <wp:posOffset>3279082</wp:posOffset>
                </wp:positionH>
                <wp:positionV relativeFrom="paragraph">
                  <wp:posOffset>1591887</wp:posOffset>
                </wp:positionV>
                <wp:extent cx="1175657" cy="209006"/>
                <wp:effectExtent l="0" t="0" r="24765" b="19685"/>
                <wp:wrapNone/>
                <wp:docPr id="10" name="Oval 10"/>
                <wp:cNvGraphicFramePr/>
                <a:graphic xmlns:a="http://schemas.openxmlformats.org/drawingml/2006/main">
                  <a:graphicData uri="http://schemas.microsoft.com/office/word/2010/wordprocessingShape">
                    <wps:wsp>
                      <wps:cNvSpPr/>
                      <wps:spPr>
                        <a:xfrm>
                          <a:off x="0" y="0"/>
                          <a:ext cx="1175657" cy="209006"/>
                        </a:xfrm>
                        <a:prstGeom prst="ellipse">
                          <a:avLst/>
                        </a:prstGeom>
                        <a:noFill/>
                        <a:ln w="158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A008B6" id="Oval 10" o:spid="_x0000_s1026" style="position:absolute;margin-left:258.2pt;margin-top:125.35pt;width:92.55pt;height:16.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" filled="f" strokecolor="red" strokeweight="1.25pt">
                <v:stroke joinstyle="miter"/>
              </v:oval>
            </w:pict>
          </mc:Fallback>
        </mc:AlternateContent>
      </w:r>
      <w:r w:rsidRPr="00B16275">
        <w:rPr>
          <w:rFonts w:cs="Arial"/>
          <w:noProof/>
        </w:rPr>
        <w:drawing>
          <wp:inline distT="0" distB="0" distL="0" distR="0" wp14:anchorId="6C54CB47" wp14:editId="0C075F1A">
            <wp:extent cx="6400800" cy="32454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3245485"/>
                    </a:xfrm>
                    <a:prstGeom prst="rect">
                      <a:avLst/>
                    </a:prstGeom>
                  </pic:spPr>
                </pic:pic>
              </a:graphicData>
            </a:graphic>
          </wp:inline>
        </w:drawing>
      </w:r>
    </w:p>
    <w:p w14:paraId="1B57D5C1" w14:textId="77777777" w:rsidR="000E5D2F" w:rsidRPr="00B16275" w:rsidRDefault="000E5D2F" w:rsidP="001D458F">
      <w:pPr>
        <w:pStyle w:val="ListParagraph"/>
        <w:spacing w:after="0"/>
        <w:ind w:left="0"/>
        <w:rPr>
          <w:rFonts w:cs="Arial"/>
        </w:rPr>
      </w:pPr>
    </w:p>
    <w:p w14:paraId="13B01B44" w14:textId="77777777" w:rsidR="000E5D2F" w:rsidRPr="00B16275" w:rsidRDefault="000E5D2F" w:rsidP="001D458F">
      <w:pPr>
        <w:pStyle w:val="ListParagraph"/>
        <w:spacing w:after="0"/>
        <w:ind w:left="0"/>
        <w:rPr>
          <w:rFonts w:cs="Arial"/>
        </w:rPr>
      </w:pPr>
    </w:p>
    <w:p w14:paraId="6612C47C" w14:textId="77777777" w:rsidR="000E5D2F" w:rsidRPr="00B16275" w:rsidRDefault="000E5D2F" w:rsidP="001D458F">
      <w:pPr>
        <w:pStyle w:val="ListParagraph"/>
        <w:spacing w:after="0"/>
        <w:ind w:left="0"/>
        <w:rPr>
          <w:rFonts w:cs="Arial"/>
        </w:rPr>
      </w:pPr>
    </w:p>
    <w:p w14:paraId="5FA7BEBC" w14:textId="20447F4A" w:rsidR="00F3497E" w:rsidRPr="00517DD2" w:rsidRDefault="00F3497E">
      <w:pPr>
        <w:pStyle w:val="Heading2"/>
      </w:pPr>
      <w:r w:rsidRPr="00517DD2">
        <w:t xml:space="preserve">Inspect </w:t>
      </w:r>
      <w:ins w:id="249" w:author="Wood, Jennifer - NRCS, Davis, CA" w:date="2016-07-21T13:44:00Z">
        <w:r w:rsidR="00517DD2" w:rsidRPr="00517DD2">
          <w:t xml:space="preserve">the </w:t>
        </w:r>
      </w:ins>
      <w:del w:id="250" w:author="Wood, Jennifer - NRCS, Davis, CA" w:date="2016-07-21T13:44:00Z">
        <w:r w:rsidRPr="00517DD2" w:rsidDel="00517DD2">
          <w:delText xml:space="preserve">the </w:delText>
        </w:r>
      </w:del>
      <w:r w:rsidRPr="00517DD2">
        <w:t>output files</w:t>
      </w:r>
    </w:p>
    <w:p w14:paraId="414D0A56" w14:textId="77777777" w:rsidR="00F3497E" w:rsidRPr="00B16275" w:rsidRDefault="00F3497E" w:rsidP="001D458F">
      <w:pPr>
        <w:pStyle w:val="ListParagraph"/>
        <w:spacing w:after="0"/>
        <w:ind w:left="0"/>
        <w:rPr>
          <w:rFonts w:cs="Arial"/>
        </w:rPr>
      </w:pPr>
    </w:p>
    <w:p w14:paraId="43926F7E" w14:textId="01D176BF" w:rsidR="00970EC2" w:rsidRPr="00B16275" w:rsidRDefault="003141F1" w:rsidP="001D458F">
      <w:pPr>
        <w:pStyle w:val="ListParagraph"/>
        <w:spacing w:after="0"/>
        <w:ind w:left="0"/>
        <w:rPr>
          <w:rFonts w:cs="Arial"/>
        </w:rPr>
      </w:pPr>
      <w:r w:rsidRPr="00B16275">
        <w:rPr>
          <w:rFonts w:cs="Arial"/>
        </w:rPr>
        <w:t xml:space="preserve">The report will also create a </w:t>
      </w:r>
      <w:proofErr w:type="gramStart"/>
      <w:r w:rsidRPr="00B16275">
        <w:rPr>
          <w:rFonts w:cs="Arial"/>
        </w:rPr>
        <w:t xml:space="preserve">.csv file </w:t>
      </w:r>
      <w:r w:rsidR="001203E1" w:rsidRPr="00B16275">
        <w:rPr>
          <w:rFonts w:cs="Arial"/>
        </w:rPr>
        <w:t>raster statistics</w:t>
      </w:r>
      <w:proofErr w:type="gramEnd"/>
      <w:r w:rsidR="00970EC2" w:rsidRPr="00B16275">
        <w:rPr>
          <w:rFonts w:cs="Arial"/>
        </w:rPr>
        <w:t xml:space="preserve"> for each of the environmental variables </w:t>
      </w:r>
      <w:r w:rsidR="00286BF5" w:rsidRPr="00B16275">
        <w:rPr>
          <w:rFonts w:cs="Arial"/>
        </w:rPr>
        <w:t xml:space="preserve">within </w:t>
      </w:r>
      <w:r w:rsidR="00970EC2" w:rsidRPr="00B16275">
        <w:rPr>
          <w:rFonts w:cs="Arial"/>
        </w:rPr>
        <w:t xml:space="preserve">each </w:t>
      </w:r>
      <w:r w:rsidR="00286BF5" w:rsidRPr="00B16275">
        <w:rPr>
          <w:rFonts w:cs="Arial"/>
        </w:rPr>
        <w:t>polygon</w:t>
      </w:r>
      <w:r w:rsidR="00970EC2" w:rsidRPr="00B16275">
        <w:rPr>
          <w:rFonts w:cs="Arial"/>
        </w:rPr>
        <w:t>. It will also produce a</w:t>
      </w:r>
      <w:r w:rsidR="008A7DAB" w:rsidRPr="00B16275">
        <w:rPr>
          <w:rFonts w:cs="Arial"/>
        </w:rPr>
        <w:t xml:space="preserve"> shape file with the </w:t>
      </w:r>
      <w:r w:rsidR="00970EC2" w:rsidRPr="00B16275">
        <w:rPr>
          <w:rFonts w:cs="Arial"/>
        </w:rPr>
        <w:t xml:space="preserve">same values in the attribute table. </w:t>
      </w:r>
      <w:r w:rsidR="008A7DAB" w:rsidRPr="00B16275">
        <w:rPr>
          <w:rFonts w:cs="Arial"/>
        </w:rPr>
        <w:t xml:space="preserve">These files </w:t>
      </w:r>
      <w:proofErr w:type="gramStart"/>
      <w:r w:rsidR="000E4DDF" w:rsidRPr="00B16275">
        <w:rPr>
          <w:rFonts w:cs="Arial"/>
        </w:rPr>
        <w:t>will be saved</w:t>
      </w:r>
      <w:proofErr w:type="gramEnd"/>
      <w:r w:rsidR="000E4DDF" w:rsidRPr="00B16275">
        <w:rPr>
          <w:rFonts w:cs="Arial"/>
        </w:rPr>
        <w:t xml:space="preserve"> in </w:t>
      </w:r>
      <w:r w:rsidR="008A7DAB" w:rsidRPr="00B16275">
        <w:rPr>
          <w:rFonts w:cs="Arial"/>
        </w:rPr>
        <w:t>a folder called ‘output’ in your</w:t>
      </w:r>
      <w:r w:rsidR="00970EC2" w:rsidRPr="00B16275">
        <w:rPr>
          <w:rFonts w:cs="Arial"/>
        </w:rPr>
        <w:t xml:space="preserve"> </w:t>
      </w:r>
      <w:r w:rsidR="000E4DDF" w:rsidRPr="00B16275">
        <w:rPr>
          <w:rFonts w:cs="Arial"/>
        </w:rPr>
        <w:t>working direc</w:t>
      </w:r>
      <w:r w:rsidR="00970EC2" w:rsidRPr="00B16275">
        <w:rPr>
          <w:rFonts w:cs="Arial"/>
        </w:rPr>
        <w:t xml:space="preserve">tory. These files </w:t>
      </w:r>
      <w:proofErr w:type="gramStart"/>
      <w:r w:rsidR="00970EC2" w:rsidRPr="00B16275">
        <w:rPr>
          <w:rFonts w:cs="Arial"/>
        </w:rPr>
        <w:t>can be used</w:t>
      </w:r>
      <w:proofErr w:type="gramEnd"/>
      <w:r w:rsidR="00970EC2" w:rsidRPr="00B16275">
        <w:rPr>
          <w:rFonts w:cs="Arial"/>
        </w:rPr>
        <w:t xml:space="preserve"> for other analyses and visualization.</w:t>
      </w:r>
    </w:p>
    <w:p w14:paraId="63CBFDFA" w14:textId="77777777" w:rsidR="00970EC2" w:rsidRDefault="00970EC2" w:rsidP="001D458F">
      <w:pPr>
        <w:pStyle w:val="ListParagraph"/>
        <w:spacing w:after="0"/>
        <w:ind w:left="0"/>
        <w:rPr>
          <w:ins w:id="251" w:author="Wood, Jennifer - NRCS, Davis, CA" w:date="2016-07-21T13:43:00Z"/>
          <w:rFonts w:cs="Arial"/>
        </w:rPr>
      </w:pPr>
    </w:p>
    <w:p w14:paraId="3287F456" w14:textId="77777777" w:rsidR="00517DD2" w:rsidRPr="00B16275" w:rsidRDefault="00517DD2" w:rsidP="001D458F">
      <w:pPr>
        <w:pStyle w:val="ListParagraph"/>
        <w:spacing w:after="0"/>
        <w:ind w:left="0"/>
        <w:rPr>
          <w:rFonts w:cs="Arial"/>
        </w:rPr>
      </w:pPr>
    </w:p>
    <w:p w14:paraId="23DB4B6B" w14:textId="77777777" w:rsidR="000E5D2F" w:rsidRDefault="00970EC2" w:rsidP="001D458F">
      <w:pPr>
        <w:pStyle w:val="ListParagraph"/>
        <w:spacing w:after="0"/>
        <w:ind w:left="0"/>
        <w:rPr>
          <w:ins w:id="252" w:author="Wood, Jennifer - NRCS, Davis, CA" w:date="2016-07-21T13:46:00Z"/>
          <w:rFonts w:cs="Arial"/>
        </w:rPr>
      </w:pPr>
      <w:r w:rsidRPr="00B16275">
        <w:rPr>
          <w:rFonts w:cs="Arial"/>
          <w:noProof/>
        </w:rPr>
        <w:lastRenderedPageBreak/>
        <mc:AlternateContent>
          <mc:Choice Requires="wps">
            <w:drawing>
              <wp:anchor distT="0" distB="0" distL="114300" distR="114300" simplePos="0" relativeHeight="251687936" behindDoc="0" locked="0" layoutInCell="1" allowOverlap="1" wp14:anchorId="11D8291D" wp14:editId="2CADE7A5">
                <wp:simplePos x="0" y="0"/>
                <wp:positionH relativeFrom="column">
                  <wp:posOffset>3507376</wp:posOffset>
                </wp:positionH>
                <wp:positionV relativeFrom="paragraph">
                  <wp:posOffset>1672045</wp:posOffset>
                </wp:positionV>
                <wp:extent cx="3233057" cy="1312817"/>
                <wp:effectExtent l="0" t="0" r="24765" b="20955"/>
                <wp:wrapNone/>
                <wp:docPr id="31" name="Oval 31"/>
                <wp:cNvGraphicFramePr/>
                <a:graphic xmlns:a="http://schemas.openxmlformats.org/drawingml/2006/main">
                  <a:graphicData uri="http://schemas.microsoft.com/office/word/2010/wordprocessingShape">
                    <wps:wsp>
                      <wps:cNvSpPr/>
                      <wps:spPr>
                        <a:xfrm>
                          <a:off x="0" y="0"/>
                          <a:ext cx="3233057" cy="1312817"/>
                        </a:xfrm>
                        <a:prstGeom prst="ellipse">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975AFF" id="Oval 31" o:spid="_x0000_s1026" style="position:absolute;margin-left:276.15pt;margin-top:131.65pt;width:254.55pt;height:103.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" filled="f" strokecolor="red" strokeweight="1.25pt">
                <v:stroke joinstyle="miter"/>
              </v:oval>
            </w:pict>
          </mc:Fallback>
        </mc:AlternateContent>
      </w:r>
      <w:r w:rsidRPr="00B16275">
        <w:rPr>
          <w:rFonts w:cs="Arial"/>
          <w:noProof/>
        </w:rPr>
        <w:drawing>
          <wp:inline distT="0" distB="0" distL="0" distR="0" wp14:anchorId="269C81EE" wp14:editId="5D314AE5">
            <wp:extent cx="5943600" cy="3279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79140"/>
                    </a:xfrm>
                    <a:prstGeom prst="rect">
                      <a:avLst/>
                    </a:prstGeom>
                  </pic:spPr>
                </pic:pic>
              </a:graphicData>
            </a:graphic>
          </wp:inline>
        </w:drawing>
      </w:r>
    </w:p>
    <w:p w14:paraId="5BDF69C7" w14:textId="77777777" w:rsidR="00517DD2" w:rsidRDefault="00517DD2" w:rsidP="001D458F">
      <w:pPr>
        <w:pStyle w:val="ListParagraph"/>
        <w:spacing w:after="0"/>
        <w:ind w:left="0"/>
        <w:rPr>
          <w:ins w:id="253" w:author="Wood, Jennifer - NRCS, Davis, CA" w:date="2016-07-21T13:46:00Z"/>
          <w:rFonts w:cs="Arial"/>
        </w:rPr>
      </w:pPr>
    </w:p>
    <w:p w14:paraId="24E9CDD6" w14:textId="77777777" w:rsidR="00517DD2" w:rsidRDefault="00517DD2" w:rsidP="001D458F">
      <w:pPr>
        <w:pStyle w:val="ListParagraph"/>
        <w:spacing w:after="0"/>
        <w:ind w:left="0"/>
        <w:rPr>
          <w:ins w:id="254" w:author="Wood, Jennifer - NRCS, Davis, CA" w:date="2016-07-21T13:46:00Z"/>
          <w:rFonts w:cs="Arial"/>
        </w:rPr>
      </w:pPr>
    </w:p>
    <w:p w14:paraId="2C540247" w14:textId="07288F43" w:rsidR="00517DD2" w:rsidRDefault="00517DD2">
      <w:pPr>
        <w:pStyle w:val="Heading2"/>
        <w:rPr>
          <w:ins w:id="255" w:author="Wood, Jennifer - NRCS, Davis, CA" w:date="2016-07-21T13:47:00Z"/>
        </w:rPr>
        <w:pPrChange w:id="256" w:author="Wood, Jennifer - NRCS, Davis, CA" w:date="2016-07-21T13:46:00Z">
          <w:pPr>
            <w:pStyle w:val="ListParagraph"/>
            <w:spacing w:after="0"/>
            <w:ind w:left="0"/>
          </w:pPr>
        </w:pPrChange>
      </w:pPr>
      <w:ins w:id="257" w:author="Wood, Jennifer - NRCS, Davis, CA" w:date="2016-07-21T13:46:00Z">
        <w:r>
          <w:t xml:space="preserve">Using the report </w:t>
        </w:r>
      </w:ins>
      <w:ins w:id="258" w:author="Wood, Jennifer - NRCS, Davis, CA" w:date="2016-07-21T13:58:00Z">
        <w:r w:rsidR="001F6233">
          <w:t xml:space="preserve">output </w:t>
        </w:r>
      </w:ins>
      <w:ins w:id="259" w:author="Wood, Jennifer - NRCS, Davis, CA" w:date="2016-07-21T13:46:00Z">
        <w:r>
          <w:t>data</w:t>
        </w:r>
      </w:ins>
    </w:p>
    <w:p w14:paraId="43079591" w14:textId="77777777" w:rsidR="00517DD2" w:rsidRDefault="00517DD2">
      <w:pPr>
        <w:rPr>
          <w:ins w:id="260" w:author="Wood, Jennifer - NRCS, Davis, CA" w:date="2016-07-21T13:53:00Z"/>
        </w:rPr>
        <w:pPrChange w:id="261" w:author="Wood, Jennifer - NRCS, Davis, CA" w:date="2016-07-21T13:47:00Z">
          <w:pPr>
            <w:pStyle w:val="ListParagraph"/>
            <w:spacing w:after="0"/>
            <w:ind w:left="0"/>
          </w:pPr>
        </w:pPrChange>
      </w:pPr>
    </w:p>
    <w:p w14:paraId="24AAB115" w14:textId="77777777" w:rsidR="002748B2" w:rsidRPr="002748B2" w:rsidRDefault="002748B2">
      <w:pPr>
        <w:pStyle w:val="Heading3"/>
        <w:rPr>
          <w:ins w:id="262" w:author="Wood, Jennifer - NRCS, Davis, CA" w:date="2016-07-21T14:04:00Z"/>
          <w:rPrChange w:id="263" w:author="Wood, Jennifer - NRCS, Davis, CA" w:date="2016-07-21T14:05:00Z">
            <w:rPr>
              <w:ins w:id="264" w:author="Wood, Jennifer - NRCS, Davis, CA" w:date="2016-07-21T14:04:00Z"/>
            </w:rPr>
          </w:rPrChange>
        </w:rPr>
        <w:pPrChange w:id="265" w:author="Wood, Jennifer - NRCS, Davis, CA" w:date="2016-07-21T14:05:00Z">
          <w:pPr>
            <w:pStyle w:val="ListParagraph"/>
            <w:spacing w:after="0"/>
            <w:ind w:left="0"/>
          </w:pPr>
        </w:pPrChange>
      </w:pPr>
      <w:ins w:id="266" w:author="Wood, Jennifer - NRCS, Davis, CA" w:date="2016-07-21T14:04:00Z">
        <w:r w:rsidRPr="002748B2">
          <w:rPr>
            <w:rPrChange w:id="267" w:author="Wood, Jennifer - NRCS, Davis, CA" w:date="2016-07-21T14:05:00Z">
              <w:rPr/>
            </w:rPrChange>
          </w:rPr>
          <w:t>Simplest example</w:t>
        </w:r>
      </w:ins>
    </w:p>
    <w:p w14:paraId="6D60841C" w14:textId="77777777" w:rsidR="002748B2" w:rsidRDefault="002748B2">
      <w:pPr>
        <w:pStyle w:val="Revision"/>
        <w:spacing w:line="259" w:lineRule="auto"/>
        <w:rPr>
          <w:ins w:id="268" w:author="Wood, Jennifer - NRCS, Davis, CA" w:date="2016-07-21T14:05:00Z"/>
        </w:rPr>
        <w:pPrChange w:id="269" w:author="Wood, Jennifer - NRCS, Davis, CA" w:date="2016-07-21T14:06:00Z">
          <w:pPr>
            <w:pStyle w:val="ListParagraph"/>
            <w:spacing w:after="0"/>
            <w:ind w:left="0"/>
          </w:pPr>
        </w:pPrChange>
      </w:pPr>
    </w:p>
    <w:p w14:paraId="0CB2AEB7" w14:textId="34726CE4" w:rsidR="001F6233" w:rsidRDefault="002748B2">
      <w:pPr>
        <w:rPr>
          <w:ins w:id="270" w:author="Wood, Jennifer - NRCS, Davis, CA" w:date="2016-07-21T13:56:00Z"/>
        </w:rPr>
        <w:pPrChange w:id="271" w:author="Wood, Jennifer - NRCS, Davis, CA" w:date="2016-07-21T13:47:00Z">
          <w:pPr>
            <w:pStyle w:val="ListParagraph"/>
            <w:spacing w:after="0"/>
            <w:ind w:left="0"/>
          </w:pPr>
        </w:pPrChange>
      </w:pPr>
      <w:ins w:id="272" w:author="Wood, Jennifer - NRCS, Davis, CA" w:date="2016-07-21T14:04:00Z">
        <w:r>
          <w:t>The si</w:t>
        </w:r>
      </w:ins>
      <w:ins w:id="273" w:author="Wood, Jennifer - NRCS, Davis, CA" w:date="2016-07-21T14:05:00Z">
        <w:r>
          <w:t>m</w:t>
        </w:r>
      </w:ins>
      <w:ins w:id="274" w:author="Wood, Jennifer - NRCS, Davis, CA" w:date="2016-07-21T14:04:00Z">
        <w:r>
          <w:t>plest use</w:t>
        </w:r>
      </w:ins>
      <w:ins w:id="275" w:author="Wood, Jennifer - NRCS, Davis, CA" w:date="2016-07-21T13:53:00Z">
        <w:r w:rsidR="00517DD2">
          <w:t xml:space="preserve"> of these output data is to generate low-</w:t>
        </w:r>
        <w:proofErr w:type="spellStart"/>
        <w:r w:rsidR="00517DD2">
          <w:t>rv</w:t>
        </w:r>
        <w:proofErr w:type="spellEnd"/>
        <w:r w:rsidR="00517DD2">
          <w:t xml:space="preserve">-high values of various environmental data </w:t>
        </w:r>
      </w:ins>
      <w:ins w:id="276" w:author="Wood, Jennifer - NRCS, Davis, CA" w:date="2016-07-21T14:01:00Z">
        <w:r w:rsidR="0081340C">
          <w:t>across the spatial</w:t>
        </w:r>
      </w:ins>
      <w:ins w:id="277" w:author="Beaudette, Dylan - NRCS, Sonora, CA" w:date="2016-07-22T12:08:00Z">
        <w:r w:rsidR="00667267">
          <w:t xml:space="preserve"> domain</w:t>
        </w:r>
      </w:ins>
      <w:ins w:id="278" w:author="Wood, Jennifer - NRCS, Davis, CA" w:date="2016-07-21T14:01:00Z">
        <w:r w:rsidR="0081340C">
          <w:t xml:space="preserve"> </w:t>
        </w:r>
      </w:ins>
      <w:ins w:id="279" w:author="Wood, Jennifer - NRCS, Davis, CA" w:date="2016-07-21T13:53:00Z">
        <w:r w:rsidR="00517DD2">
          <w:t>for the population of NASIS components</w:t>
        </w:r>
      </w:ins>
      <w:ins w:id="280" w:author="Wood, Jennifer - NRCS, Davis, CA" w:date="2016-07-21T13:55:00Z">
        <w:r w:rsidR="001F6233">
          <w:t xml:space="preserve"> in the data </w:t>
        </w:r>
        <w:proofErr w:type="spellStart"/>
        <w:r w:rsidR="001F6233">
          <w:t>mapunits</w:t>
        </w:r>
        <w:proofErr w:type="spellEnd"/>
        <w:r w:rsidR="001F6233">
          <w:t xml:space="preserve">.  </w:t>
        </w:r>
      </w:ins>
    </w:p>
    <w:p w14:paraId="7087AD8C" w14:textId="235B9B74" w:rsidR="00517DD2" w:rsidRDefault="001F6233">
      <w:pPr>
        <w:rPr>
          <w:ins w:id="281" w:author="Wood, Jennifer - NRCS, Davis, CA" w:date="2016-07-21T13:53:00Z"/>
        </w:rPr>
        <w:pPrChange w:id="282" w:author="Wood, Jennifer - NRCS, Davis, CA" w:date="2016-07-21T13:47:00Z">
          <w:pPr>
            <w:pStyle w:val="ListParagraph"/>
            <w:spacing w:after="0"/>
            <w:ind w:left="0"/>
          </w:pPr>
        </w:pPrChange>
      </w:pPr>
      <w:ins w:id="283" w:author="Wood, Jennifer - NRCS, Davis, CA" w:date="2016-07-21T13:55:00Z">
        <w:r>
          <w:t xml:space="preserve">Remember, just as in the Lucas model output in Crystal reports, the data generated is for the map unit as a whole.  You have to decide if the components need to </w:t>
        </w:r>
        <w:proofErr w:type="gramStart"/>
        <w:r>
          <w:t>be differentiated</w:t>
        </w:r>
        <w:proofErr w:type="gramEnd"/>
        <w:r>
          <w:t xml:space="preserve"> within the map unit based on your map unit model.  </w:t>
        </w:r>
      </w:ins>
    </w:p>
    <w:p w14:paraId="0C676B37" w14:textId="6D9C11C2" w:rsidR="001F6233" w:rsidRDefault="001F6233">
      <w:pPr>
        <w:rPr>
          <w:ins w:id="284" w:author="Wood, Jennifer - NRCS, Davis, CA" w:date="2016-07-21T14:02:00Z"/>
        </w:rPr>
        <w:pPrChange w:id="285" w:author="Wood, Jennifer - NRCS, Davis, CA" w:date="2016-07-21T13:47:00Z">
          <w:pPr>
            <w:pStyle w:val="ListParagraph"/>
            <w:spacing w:after="0"/>
            <w:ind w:left="0"/>
          </w:pPr>
        </w:pPrChange>
      </w:pPr>
      <w:ins w:id="286" w:author="Wood, Jennifer - NRCS, Davis, CA" w:date="2016-07-21T13:56:00Z">
        <w:r>
          <w:t>To populate NASIS for GIS data, we recommend that</w:t>
        </w:r>
      </w:ins>
      <w:ins w:id="287" w:author="Wood, Jennifer - NRCS, Davis, CA" w:date="2016-07-21T13:57:00Z">
        <w:r>
          <w:t xml:space="preserve"> you use</w:t>
        </w:r>
      </w:ins>
      <w:ins w:id="288" w:author="Wood, Jennifer - NRCS, Davis, CA" w:date="2016-07-21T13:56:00Z">
        <w:r>
          <w:t xml:space="preserve"> the 10</w:t>
        </w:r>
        <w:r w:rsidRPr="001F6233">
          <w:rPr>
            <w:vertAlign w:val="superscript"/>
            <w:rPrChange w:id="289" w:author="Wood, Jennifer - NRCS, Davis, CA" w:date="2016-07-21T13:57:00Z">
              <w:rPr/>
            </w:rPrChange>
          </w:rPr>
          <w:t>th</w:t>
        </w:r>
        <w:r>
          <w:t>,</w:t>
        </w:r>
      </w:ins>
      <w:ins w:id="290" w:author="Wood, Jennifer - NRCS, Davis, CA" w:date="2016-07-21T13:57:00Z">
        <w:r>
          <w:t xml:space="preserve"> 50</w:t>
        </w:r>
        <w:r w:rsidRPr="001F6233">
          <w:rPr>
            <w:vertAlign w:val="superscript"/>
            <w:rPrChange w:id="291" w:author="Wood, Jennifer - NRCS, Davis, CA" w:date="2016-07-21T13:57:00Z">
              <w:rPr/>
            </w:rPrChange>
          </w:rPr>
          <w:t>th</w:t>
        </w:r>
        <w:r>
          <w:t>, and 90</w:t>
        </w:r>
        <w:r w:rsidRPr="001F6233">
          <w:rPr>
            <w:vertAlign w:val="superscript"/>
            <w:rPrChange w:id="292" w:author="Wood, Jennifer - NRCS, Davis, CA" w:date="2016-07-21T13:57:00Z">
              <w:rPr/>
            </w:rPrChange>
          </w:rPr>
          <w:t>th</w:t>
        </w:r>
        <w:r>
          <w:t xml:space="preserve"> percentile values</w:t>
        </w:r>
      </w:ins>
      <w:ins w:id="293" w:author="Wood, Jennifer - NRCS, Davis, CA" w:date="2016-07-21T14:02:00Z">
        <w:r w:rsidR="0081340C">
          <w:t>, for low-</w:t>
        </w:r>
        <w:proofErr w:type="spellStart"/>
        <w:r w:rsidR="0081340C">
          <w:t>rv</w:t>
        </w:r>
        <w:proofErr w:type="spellEnd"/>
        <w:r w:rsidR="0081340C">
          <w:t>-high respectively</w:t>
        </w:r>
      </w:ins>
      <w:ins w:id="294" w:author="Wood, Jennifer - NRCS, Davis, CA" w:date="2016-07-21T13:57:00Z">
        <w:r>
          <w:t>. You can obtain these from the tabular summaries in the .html file or in the .csv files.</w:t>
        </w:r>
      </w:ins>
    </w:p>
    <w:p w14:paraId="1762259B" w14:textId="5C90D98B" w:rsidR="0081340C" w:rsidRDefault="0081340C">
      <w:pPr>
        <w:rPr>
          <w:ins w:id="295" w:author="Wood, Jennifer - NRCS, Davis, CA" w:date="2016-07-21T13:57:00Z"/>
        </w:rPr>
        <w:pPrChange w:id="296" w:author="Wood, Jennifer - NRCS, Davis, CA" w:date="2016-07-21T13:47:00Z">
          <w:pPr>
            <w:pStyle w:val="ListParagraph"/>
            <w:spacing w:after="0"/>
            <w:ind w:left="0"/>
          </w:pPr>
        </w:pPrChange>
      </w:pPr>
      <w:ins w:id="297" w:author="Wood, Jennifer - NRCS, Davis, CA" w:date="2016-07-21T14:02:00Z">
        <w:r>
          <w:t>For instance, for elevation:</w:t>
        </w:r>
      </w:ins>
    </w:p>
    <w:p w14:paraId="2EAB92B9" w14:textId="68BED412" w:rsidR="001F6233" w:rsidRDefault="001F6233">
      <w:pPr>
        <w:rPr>
          <w:ins w:id="298" w:author="Wood, Jennifer - NRCS, Davis, CA" w:date="2016-07-21T13:54:00Z"/>
        </w:rPr>
        <w:pPrChange w:id="299" w:author="Wood, Jennifer - NRCS, Davis, CA" w:date="2016-07-21T13:47:00Z">
          <w:pPr>
            <w:pStyle w:val="ListParagraph"/>
            <w:spacing w:after="0"/>
            <w:ind w:left="0"/>
          </w:pPr>
        </w:pPrChange>
      </w:pPr>
    </w:p>
    <w:p w14:paraId="11507CC1" w14:textId="3F3FE0D9" w:rsidR="001F6233" w:rsidRDefault="0081340C">
      <w:pPr>
        <w:rPr>
          <w:ins w:id="300" w:author="Wood, Jennifer - NRCS, Davis, CA" w:date="2016-07-21T13:51:00Z"/>
        </w:rPr>
        <w:pPrChange w:id="301" w:author="Wood, Jennifer - NRCS, Davis, CA" w:date="2016-07-21T13:47:00Z">
          <w:pPr>
            <w:pStyle w:val="ListParagraph"/>
            <w:spacing w:after="0"/>
            <w:ind w:left="0"/>
          </w:pPr>
        </w:pPrChange>
      </w:pPr>
      <w:ins w:id="302" w:author="Wood, Jennifer - NRCS, Davis, CA" w:date="2016-07-21T14:00:00Z">
        <w:r w:rsidRPr="00B16275">
          <w:rPr>
            <w:rFonts w:cs="Arial"/>
            <w:noProof/>
          </w:rPr>
          <w:lastRenderedPageBreak/>
          <mc:AlternateContent>
            <mc:Choice Requires="wps">
              <w:drawing>
                <wp:anchor distT="0" distB="0" distL="114300" distR="114300" simplePos="0" relativeHeight="251706368" behindDoc="0" locked="0" layoutInCell="1" allowOverlap="1" wp14:anchorId="4552163F" wp14:editId="074D5556">
                  <wp:simplePos x="0" y="0"/>
                  <wp:positionH relativeFrom="column">
                    <wp:posOffset>3663950</wp:posOffset>
                  </wp:positionH>
                  <wp:positionV relativeFrom="paragraph">
                    <wp:posOffset>124229</wp:posOffset>
                  </wp:positionV>
                  <wp:extent cx="311727" cy="1503219"/>
                  <wp:effectExtent l="0" t="0" r="12700" b="20955"/>
                  <wp:wrapNone/>
                  <wp:docPr id="42" name="Oval 42"/>
                  <wp:cNvGraphicFramePr/>
                  <a:graphic xmlns:a="http://schemas.openxmlformats.org/drawingml/2006/main">
                    <a:graphicData uri="http://schemas.microsoft.com/office/word/2010/wordprocessingShape">
                      <wps:wsp>
                        <wps:cNvSpPr/>
                        <wps:spPr>
                          <a:xfrm>
                            <a:off x="0" y="0"/>
                            <a:ext cx="311727" cy="1503219"/>
                          </a:xfrm>
                          <a:prstGeom prst="ellipse">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A6BCB6" id="Oval 42" o:spid="_x0000_s1026" style="position:absolute;margin-left:288.5pt;margin-top:9.8pt;width:24.55pt;height:118.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" filled="f" strokecolor="red" strokeweight="1.25pt">
                  <v:stroke joinstyle="miter"/>
                </v:oval>
              </w:pict>
            </mc:Fallback>
          </mc:AlternateContent>
        </w:r>
        <w:r w:rsidRPr="00B16275">
          <w:rPr>
            <w:rFonts w:cs="Arial"/>
            <w:noProof/>
          </w:rPr>
          <mc:AlternateContent>
            <mc:Choice Requires="wps">
              <w:drawing>
                <wp:anchor distT="0" distB="0" distL="114300" distR="114300" simplePos="0" relativeHeight="251708416" behindDoc="0" locked="0" layoutInCell="1" allowOverlap="1" wp14:anchorId="3D44D3D1" wp14:editId="10A1A98B">
                  <wp:simplePos x="0" y="0"/>
                  <wp:positionH relativeFrom="column">
                    <wp:posOffset>5042478</wp:posOffset>
                  </wp:positionH>
                  <wp:positionV relativeFrom="paragraph">
                    <wp:posOffset>124229</wp:posOffset>
                  </wp:positionV>
                  <wp:extent cx="311727" cy="1503219"/>
                  <wp:effectExtent l="0" t="0" r="12700" b="20955"/>
                  <wp:wrapNone/>
                  <wp:docPr id="43" name="Oval 43"/>
                  <wp:cNvGraphicFramePr/>
                  <a:graphic xmlns:a="http://schemas.openxmlformats.org/drawingml/2006/main">
                    <a:graphicData uri="http://schemas.microsoft.com/office/word/2010/wordprocessingShape">
                      <wps:wsp>
                        <wps:cNvSpPr/>
                        <wps:spPr>
                          <a:xfrm>
                            <a:off x="0" y="0"/>
                            <a:ext cx="311727" cy="1503219"/>
                          </a:xfrm>
                          <a:prstGeom prst="ellipse">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C98B5A" id="Oval 43" o:spid="_x0000_s1026" style="position:absolute;margin-left:397.05pt;margin-top:9.8pt;width:24.55pt;height:118.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" filled="f" strokecolor="red" strokeweight="1.25pt">
                  <v:stroke joinstyle="miter"/>
                </v:oval>
              </w:pict>
            </mc:Fallback>
          </mc:AlternateContent>
        </w:r>
        <w:r w:rsidRPr="00B16275">
          <w:rPr>
            <w:rFonts w:cs="Arial"/>
            <w:noProof/>
          </w:rPr>
          <mc:AlternateContent>
            <mc:Choice Requires="wps">
              <w:drawing>
                <wp:anchor distT="0" distB="0" distL="114300" distR="114300" simplePos="0" relativeHeight="251704320" behindDoc="0" locked="0" layoutInCell="1" allowOverlap="1" wp14:anchorId="5585EC48" wp14:editId="7EAF1C21">
                  <wp:simplePos x="0" y="0"/>
                  <wp:positionH relativeFrom="column">
                    <wp:posOffset>2292927</wp:posOffset>
                  </wp:positionH>
                  <wp:positionV relativeFrom="paragraph">
                    <wp:posOffset>124460</wp:posOffset>
                  </wp:positionV>
                  <wp:extent cx="311727" cy="1503219"/>
                  <wp:effectExtent l="0" t="0" r="12700" b="20955"/>
                  <wp:wrapNone/>
                  <wp:docPr id="7" name="Oval 7"/>
                  <wp:cNvGraphicFramePr/>
                  <a:graphic xmlns:a="http://schemas.openxmlformats.org/drawingml/2006/main">
                    <a:graphicData uri="http://schemas.microsoft.com/office/word/2010/wordprocessingShape">
                      <wps:wsp>
                        <wps:cNvSpPr/>
                        <wps:spPr>
                          <a:xfrm>
                            <a:off x="0" y="0"/>
                            <a:ext cx="311727" cy="1503219"/>
                          </a:xfrm>
                          <a:prstGeom prst="ellipse">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EA4821" id="Oval 7" o:spid="_x0000_s1026" style="position:absolute;margin-left:180.55pt;margin-top:9.8pt;width:24.55pt;height:118.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" filled="f" strokecolor="red" strokeweight="1.25pt">
                  <v:stroke joinstyle="miter"/>
                </v:oval>
              </w:pict>
            </mc:Fallback>
          </mc:AlternateContent>
        </w:r>
        <w:r>
          <w:rPr>
            <w:noProof/>
          </w:rPr>
          <w:drawing>
            <wp:inline distT="0" distB="0" distL="0" distR="0" wp14:anchorId="0A3221E0" wp14:editId="2ADE9DDB">
              <wp:extent cx="6400800" cy="1630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1630680"/>
                      </a:xfrm>
                      <a:prstGeom prst="rect">
                        <a:avLst/>
                      </a:prstGeom>
                    </pic:spPr>
                  </pic:pic>
                </a:graphicData>
              </a:graphic>
            </wp:inline>
          </w:drawing>
        </w:r>
      </w:ins>
    </w:p>
    <w:p w14:paraId="3EC36D18" w14:textId="2518E0C4" w:rsidR="002748B2" w:rsidRDefault="002873FC">
      <w:pPr>
        <w:pStyle w:val="Heading3"/>
        <w:rPr>
          <w:ins w:id="303" w:author="Wood, Jennifer - NRCS, Davis, CA" w:date="2016-07-21T14:06:00Z"/>
        </w:rPr>
        <w:pPrChange w:id="304" w:author="Wood, Jennifer - NRCS, Davis, CA" w:date="2016-07-21T14:06:00Z">
          <w:pPr>
            <w:pStyle w:val="ListParagraph"/>
            <w:spacing w:after="0"/>
            <w:ind w:left="0"/>
          </w:pPr>
        </w:pPrChange>
      </w:pPr>
      <w:ins w:id="305" w:author="Wood, Jennifer - NRCS, Davis, CA" w:date="2016-07-21T14:01:00Z">
        <w:r>
          <w:t>Ma</w:t>
        </w:r>
      </w:ins>
      <w:ins w:id="306" w:author="Wood, Jennifer - NRCS, Davis, CA" w:date="2016-07-21T14:12:00Z">
        <w:r>
          <w:t xml:space="preserve">p unit comparison </w:t>
        </w:r>
      </w:ins>
      <w:ins w:id="307" w:author="Wood, Jennifer - NRCS, Davis, CA" w:date="2016-07-21T13:51:00Z">
        <w:r>
          <w:t>e</w:t>
        </w:r>
        <w:r w:rsidR="00517DD2">
          <w:t>xample</w:t>
        </w:r>
      </w:ins>
    </w:p>
    <w:p w14:paraId="2F423D5D" w14:textId="77777777" w:rsidR="002748B2" w:rsidRDefault="002748B2">
      <w:pPr>
        <w:pStyle w:val="Revision"/>
        <w:spacing w:line="259" w:lineRule="auto"/>
        <w:rPr>
          <w:ins w:id="308" w:author="Wood, Jennifer - NRCS, Davis, CA" w:date="2016-07-21T14:06:00Z"/>
        </w:rPr>
        <w:pPrChange w:id="309" w:author="Wood, Jennifer - NRCS, Davis, CA" w:date="2016-07-21T14:12:00Z">
          <w:pPr>
            <w:pStyle w:val="ListParagraph"/>
            <w:spacing w:after="0"/>
            <w:ind w:left="0"/>
          </w:pPr>
        </w:pPrChange>
      </w:pPr>
    </w:p>
    <w:p w14:paraId="62233F70" w14:textId="46ED6D4D" w:rsidR="00517DD2" w:rsidRDefault="002748B2">
      <w:pPr>
        <w:rPr>
          <w:ins w:id="310" w:author="Wood, Jennifer - NRCS, Davis, CA" w:date="2016-07-21T14:13:00Z"/>
        </w:rPr>
        <w:pPrChange w:id="311" w:author="Wood, Jennifer - NRCS, Davis, CA" w:date="2016-07-21T13:47:00Z">
          <w:pPr>
            <w:pStyle w:val="ListParagraph"/>
            <w:spacing w:after="0"/>
            <w:ind w:left="0"/>
          </w:pPr>
        </w:pPrChange>
      </w:pPr>
      <w:ins w:id="312" w:author="Wood, Jennifer - NRCS, Davis, CA" w:date="2016-07-21T14:06:00Z">
        <w:r>
          <w:t>A more complex</w:t>
        </w:r>
      </w:ins>
      <w:ins w:id="313" w:author="Wood, Jennifer - NRCS, Davis, CA" w:date="2016-07-21T14:12:00Z">
        <w:r w:rsidR="00D60611">
          <w:t xml:space="preserve"> situation occurs</w:t>
        </w:r>
        <w:r w:rsidR="002873FC">
          <w:t xml:space="preserve"> during SDJR or initial activities when you are evaluating</w:t>
        </w:r>
      </w:ins>
      <w:ins w:id="314" w:author="Wood, Jennifer - NRCS, Davis, CA" w:date="2016-07-21T13:51:00Z">
        <w:r w:rsidR="002873FC">
          <w:t xml:space="preserve"> two different map units/</w:t>
        </w:r>
        <w:r w:rsidR="00517DD2">
          <w:t>sets of delineations to decide if they are the same or different based on various environmental parameters</w:t>
        </w:r>
      </w:ins>
      <w:ins w:id="315" w:author="Wood, Jennifer - NRCS, Davis, CA" w:date="2016-07-21T14:13:00Z">
        <w:r w:rsidR="002873FC">
          <w:t>.</w:t>
        </w:r>
      </w:ins>
    </w:p>
    <w:p w14:paraId="6F6B7155" w14:textId="24C82732" w:rsidR="002873FC" w:rsidRDefault="002873FC">
      <w:pPr>
        <w:rPr>
          <w:ins w:id="316" w:author="Wood, Jennifer - NRCS, Davis, CA" w:date="2016-07-21T15:39:00Z"/>
        </w:rPr>
        <w:pPrChange w:id="317" w:author="Wood, Jennifer - NRCS, Davis, CA" w:date="2016-07-21T13:47:00Z">
          <w:pPr>
            <w:pStyle w:val="ListParagraph"/>
            <w:spacing w:after="0"/>
            <w:ind w:left="0"/>
          </w:pPr>
        </w:pPrChange>
      </w:pPr>
      <w:ins w:id="318" w:author="Wood, Jennifer - NRCS, Davis, CA" w:date="2016-07-21T14:13:00Z">
        <w:r>
          <w:t xml:space="preserve">In </w:t>
        </w:r>
        <w:r w:rsidR="00256B57">
          <w:t>this case, in addition to inspecting the tabular summar</w:t>
        </w:r>
      </w:ins>
      <w:ins w:id="319" w:author="Wood, Jennifer - NRCS, Davis, CA" w:date="2016-07-21T14:16:00Z">
        <w:r w:rsidR="00256B57">
          <w:t>i</w:t>
        </w:r>
      </w:ins>
      <w:ins w:id="320" w:author="Wood, Jennifer - NRCS, Davis, CA" w:date="2016-07-21T14:13:00Z">
        <w:r w:rsidR="00256B57">
          <w:t xml:space="preserve">es, you can </w:t>
        </w:r>
      </w:ins>
      <w:ins w:id="321" w:author="Wood, Jennifer - NRCS, Davis, CA" w:date="2016-07-21T15:23:00Z">
        <w:r w:rsidR="001E056D">
          <w:t xml:space="preserve">inspect </w:t>
        </w:r>
      </w:ins>
      <w:ins w:id="322" w:author="Wood, Jennifer - NRCS, Davis, CA" w:date="2016-07-21T14:16:00Z">
        <w:r w:rsidR="00256B57">
          <w:t>both</w:t>
        </w:r>
      </w:ins>
      <w:ins w:id="323" w:author="Wood, Jennifer - NRCS, Davis, CA" w:date="2016-07-21T14:13:00Z">
        <w:r w:rsidR="00256B57">
          <w:t xml:space="preserve"> the box and whisker plots</w:t>
        </w:r>
      </w:ins>
      <w:ins w:id="324" w:author="Wood, Jennifer - NRCS, Davis, CA" w:date="2016-07-21T14:16:00Z">
        <w:r w:rsidR="00256B57">
          <w:t xml:space="preserve"> and the density plots</w:t>
        </w:r>
      </w:ins>
      <w:ins w:id="325" w:author="Wood, Jennifer - NRCS, Davis, CA" w:date="2016-07-21T14:13:00Z">
        <w:r w:rsidR="00256B57">
          <w:t xml:space="preserve"> to help decide if the </w:t>
        </w:r>
      </w:ins>
      <w:ins w:id="326" w:author="Wood, Jennifer - NRCS, Davis, CA" w:date="2016-07-21T14:17:00Z">
        <w:r w:rsidR="00256B57">
          <w:t>distribution</w:t>
        </w:r>
      </w:ins>
      <w:ins w:id="327" w:author="Wood, Jennifer - NRCS, Davis, CA" w:date="2016-07-21T14:13:00Z">
        <w:r w:rsidR="00256B57">
          <w:t xml:space="preserve"> of the data </w:t>
        </w:r>
      </w:ins>
      <w:ins w:id="328" w:author="Wood, Jennifer - NRCS, Davis, CA" w:date="2016-07-21T14:22:00Z">
        <w:r w:rsidR="00256B57">
          <w:t xml:space="preserve">across delineations </w:t>
        </w:r>
      </w:ins>
      <w:ins w:id="329" w:author="Wood, Jennifer - NRCS, Davis, CA" w:date="2016-07-21T14:13:00Z">
        <w:r w:rsidR="00256B57">
          <w:t xml:space="preserve">warrants one, two, or more map units.  </w:t>
        </w:r>
      </w:ins>
      <w:ins w:id="330" w:author="Wood, Jennifer - NRCS, Davis, CA" w:date="2016-07-21T14:17:00Z">
        <w:r w:rsidR="00256B57">
          <w:t xml:space="preserve">The box and whisker and density plots show distributions for individual variables. The multivariate analysis </w:t>
        </w:r>
      </w:ins>
      <w:ins w:id="331" w:author="Wood, Jennifer - NRCS, Davis, CA" w:date="2016-07-21T14:22:00Z">
        <w:r w:rsidR="00256B57">
          <w:t>evaluates the</w:t>
        </w:r>
      </w:ins>
      <w:ins w:id="332" w:author="Wood, Jennifer - NRCS, Davis, CA" w:date="2016-07-21T14:18:00Z">
        <w:r w:rsidR="00256B57">
          <w:t xml:space="preserve"> all variables </w:t>
        </w:r>
      </w:ins>
      <w:ins w:id="333" w:author="Wood, Jennifer - NRCS, Davis, CA" w:date="2016-07-21T14:22:00Z">
        <w:r w:rsidR="00256B57">
          <w:t>at once</w:t>
        </w:r>
      </w:ins>
      <w:ins w:id="334" w:author="Wood, Jennifer - NRCS, Davis, CA" w:date="2016-07-21T14:23:00Z">
        <w:r w:rsidR="001E056D">
          <w:t xml:space="preserve"> in one big mash</w:t>
        </w:r>
      </w:ins>
      <w:ins w:id="335" w:author="Beaudette, Dylan - NRCS, Sonora, CA" w:date="2016-07-22T12:09:00Z">
        <w:r w:rsidR="00667267">
          <w:t>-</w:t>
        </w:r>
      </w:ins>
      <w:ins w:id="336" w:author="Wood, Jennifer - NRCS, Davis, CA" w:date="2016-07-21T14:23:00Z">
        <w:del w:id="337" w:author="Beaudette, Dylan - NRCS, Sonora, CA" w:date="2016-07-22T12:09:00Z">
          <w:r w:rsidR="001E056D" w:rsidDel="00667267">
            <w:delText xml:space="preserve"> </w:delText>
          </w:r>
        </w:del>
        <w:r w:rsidR="001E056D">
          <w:t xml:space="preserve">up. </w:t>
        </w:r>
      </w:ins>
      <w:ins w:id="338" w:author="Wood, Jennifer - NRCS, Davis, CA" w:date="2016-07-21T15:27:00Z">
        <w:r w:rsidR="00446263">
          <w:t>This is where you have to think about the source data and understand why any differences are showing up and if they are reflecting important differences in the underlying data.</w:t>
        </w:r>
      </w:ins>
    </w:p>
    <w:p w14:paraId="4087D4B6" w14:textId="69280D46" w:rsidR="00734490" w:rsidRDefault="00734490">
      <w:pPr>
        <w:rPr>
          <w:ins w:id="339" w:author="Wood, Jennifer - NRCS, Davis, CA" w:date="2016-07-21T15:41:00Z"/>
        </w:rPr>
        <w:pPrChange w:id="340" w:author="Wood, Jennifer - NRCS, Davis, CA" w:date="2016-07-21T13:47:00Z">
          <w:pPr>
            <w:pStyle w:val="ListParagraph"/>
            <w:spacing w:after="0"/>
            <w:ind w:left="0"/>
          </w:pPr>
        </w:pPrChange>
      </w:pPr>
      <w:ins w:id="341" w:author="Wood, Jennifer - NRCS, Davis, CA" w:date="2016-07-21T15:39:00Z">
        <w:r>
          <w:t xml:space="preserve">If you decide that there are two sets of delineations that you </w:t>
        </w:r>
      </w:ins>
      <w:ins w:id="342" w:author="Wood, Jennifer - NRCS, Davis, CA" w:date="2016-07-21T15:40:00Z">
        <w:r>
          <w:t>decide</w:t>
        </w:r>
      </w:ins>
      <w:ins w:id="343" w:author="Wood, Jennifer - NRCS, Davis, CA" w:date="2016-07-21T15:39:00Z">
        <w:r>
          <w:t xml:space="preserve"> to combine, they you would recreate a new polygon file with those two sets merged, and populate the database based on the combined data output. </w:t>
        </w:r>
      </w:ins>
    </w:p>
    <w:p w14:paraId="3F3C1097" w14:textId="5F17DDD8" w:rsidR="00734490" w:rsidRDefault="00734490">
      <w:pPr>
        <w:rPr>
          <w:ins w:id="344" w:author="Wood, Jennifer - NRCS, Davis, CA" w:date="2016-07-21T15:47:00Z"/>
        </w:rPr>
        <w:pPrChange w:id="345" w:author="Wood, Jennifer - NRCS, Davis, CA" w:date="2016-07-21T15:44:00Z">
          <w:pPr>
            <w:pStyle w:val="ListParagraph"/>
            <w:spacing w:after="0"/>
            <w:ind w:left="0"/>
          </w:pPr>
        </w:pPrChange>
      </w:pPr>
      <w:ins w:id="346" w:author="Wood, Jennifer - NRCS, Davis, CA" w:date="2016-07-21T15:42:00Z">
        <w:r>
          <w:t xml:space="preserve">In the following situation, it </w:t>
        </w:r>
        <w:proofErr w:type="gramStart"/>
        <w:r>
          <w:t xml:space="preserve">was already </w:t>
        </w:r>
      </w:ins>
      <w:ins w:id="347" w:author="Wood, Jennifer - NRCS, Davis, CA" w:date="2016-07-21T15:50:00Z">
        <w:r w:rsidR="00D60611">
          <w:t>decided</w:t>
        </w:r>
      </w:ins>
      <w:proofErr w:type="gramEnd"/>
      <w:ins w:id="348" w:author="Wood, Jennifer - NRCS, Davis, CA" w:date="2016-07-21T15:42:00Z">
        <w:r>
          <w:t xml:space="preserve"> that there was a small set of delineations that should be included with a larger set </w:t>
        </w:r>
      </w:ins>
      <w:ins w:id="349" w:author="Wood, Jennifer - NRCS, Davis, CA" w:date="2016-07-21T15:44:00Z">
        <w:r>
          <w:t xml:space="preserve">(map unit 19A) </w:t>
        </w:r>
      </w:ins>
      <w:ins w:id="350" w:author="Wood, Jennifer - NRCS, Davis, CA" w:date="2016-07-21T15:42:00Z">
        <w:r>
          <w:t xml:space="preserve">across a SSA join.  </w:t>
        </w:r>
      </w:ins>
      <w:ins w:id="351" w:author="Wood, Jennifer - NRCS, Davis, CA" w:date="2016-07-21T15:44:00Z">
        <w:r>
          <w:t xml:space="preserve">A set of polygons that included join units </w:t>
        </w:r>
      </w:ins>
      <w:ins w:id="352" w:author="Wood, Jennifer - NRCS, Davis, CA" w:date="2016-07-21T15:49:00Z">
        <w:r w:rsidR="000F4C55">
          <w:t>had already been created, named</w:t>
        </w:r>
      </w:ins>
      <w:ins w:id="353" w:author="Wood, Jennifer - NRCS, Davis, CA" w:date="2016-07-21T15:45:00Z">
        <w:r>
          <w:t xml:space="preserve"> 19A_ML. </w:t>
        </w:r>
      </w:ins>
      <w:ins w:id="354" w:author="Wood, Jennifer - NRCS, Davis, CA" w:date="2016-07-21T15:42:00Z">
        <w:r w:rsidR="00991588">
          <w:t>Below, t</w:t>
        </w:r>
        <w:r>
          <w:t xml:space="preserve">he </w:t>
        </w:r>
      </w:ins>
      <w:ins w:id="355" w:author="Wood, Jennifer - NRCS, Davis, CA" w:date="2016-07-21T15:43:00Z">
        <w:r>
          <w:t>box and whisker plot</w:t>
        </w:r>
      </w:ins>
      <w:ins w:id="356" w:author="Wood, Jennifer - NRCS, Davis, CA" w:date="2016-07-21T15:42:00Z">
        <w:r w:rsidR="00991588">
          <w:t xml:space="preserve"> for the map unit </w:t>
        </w:r>
        <w:r>
          <w:t xml:space="preserve"> 19</w:t>
        </w:r>
      </w:ins>
      <w:ins w:id="357" w:author="Wood, Jennifer - NRCS, Davis, CA" w:date="2016-07-21T15:44:00Z">
        <w:r>
          <w:t>A</w:t>
        </w:r>
      </w:ins>
      <w:ins w:id="358" w:author="Wood, Jennifer - NRCS, Davis, CA" w:date="2016-07-21T15:42:00Z">
        <w:r>
          <w:t xml:space="preserve"> vs 19A</w:t>
        </w:r>
      </w:ins>
      <w:ins w:id="359" w:author="Wood, Jennifer - NRCS, Davis, CA" w:date="2016-07-21T15:44:00Z">
        <w:r>
          <w:t>_ML</w:t>
        </w:r>
      </w:ins>
      <w:ins w:id="360" w:author="Wood, Jennifer - NRCS, Davis, CA" w:date="2016-07-21T15:42:00Z">
        <w:r>
          <w:t xml:space="preserve"> for </w:t>
        </w:r>
      </w:ins>
      <w:ins w:id="361" w:author="Wood, Jennifer - NRCS, Davis, CA" w:date="2016-07-21T15:46:00Z">
        <w:r w:rsidR="00991588">
          <w:t xml:space="preserve">is shown for </w:t>
        </w:r>
      </w:ins>
      <w:ins w:id="362" w:author="Wood, Jennifer - NRCS, Davis, CA" w:date="2016-07-21T15:42:00Z">
        <w:del w:id="363" w:author="Beaudette, Dylan - NRCS, Sonora, CA" w:date="2016-07-22T12:09:00Z">
          <w:r w:rsidDel="00667267">
            <w:delText>preciptita</w:delText>
          </w:r>
          <w:r w:rsidR="00991588" w:rsidDel="00667267">
            <w:delText>tion</w:delText>
          </w:r>
        </w:del>
      </w:ins>
      <w:ins w:id="364" w:author="Beaudette, Dylan - NRCS, Sonora, CA" w:date="2016-07-22T12:09:00Z">
        <w:r w:rsidR="00667267">
          <w:t>precipitation</w:t>
        </w:r>
      </w:ins>
      <w:bookmarkStart w:id="365" w:name="_GoBack"/>
      <w:bookmarkEnd w:id="365"/>
      <w:ins w:id="366" w:author="Wood, Jennifer - NRCS, Davis, CA" w:date="2016-07-21T15:42:00Z">
        <w:r w:rsidR="00991588">
          <w:t xml:space="preserve">. The tabular data for 19_ML </w:t>
        </w:r>
        <w:proofErr w:type="gramStart"/>
        <w:r w:rsidR="00991588">
          <w:t>would be used</w:t>
        </w:r>
        <w:proofErr w:type="gramEnd"/>
        <w:r w:rsidR="00991588">
          <w:t xml:space="preserve"> to populate NASIS.</w:t>
        </w:r>
      </w:ins>
    </w:p>
    <w:p w14:paraId="497961A5" w14:textId="4777E288" w:rsidR="001E1F31" w:rsidRDefault="001E1F31">
      <w:pPr>
        <w:rPr>
          <w:ins w:id="367" w:author="Wood, Jennifer - NRCS, Davis, CA" w:date="2016-07-21T13:47:00Z"/>
        </w:rPr>
        <w:pPrChange w:id="368" w:author="Wood, Jennifer - NRCS, Davis, CA" w:date="2016-07-21T15:44:00Z">
          <w:pPr>
            <w:pStyle w:val="ListParagraph"/>
            <w:spacing w:after="0"/>
            <w:ind w:left="0"/>
          </w:pPr>
        </w:pPrChange>
      </w:pPr>
      <w:ins w:id="369" w:author="Wood, Jennifer - NRCS, Davis, CA" w:date="2016-07-21T15:48:00Z">
        <w:r w:rsidRPr="00B16275">
          <w:rPr>
            <w:rFonts w:cs="Arial"/>
            <w:noProof/>
          </w:rPr>
          <mc:AlternateContent>
            <mc:Choice Requires="wps">
              <w:drawing>
                <wp:anchor distT="0" distB="0" distL="114300" distR="114300" simplePos="0" relativeHeight="251710464" behindDoc="0" locked="0" layoutInCell="1" allowOverlap="1" wp14:anchorId="5D3A582B" wp14:editId="63A7EF11">
                  <wp:simplePos x="0" y="0"/>
                  <wp:positionH relativeFrom="column">
                    <wp:posOffset>0</wp:posOffset>
                  </wp:positionH>
                  <wp:positionV relativeFrom="paragraph">
                    <wp:posOffset>153670</wp:posOffset>
                  </wp:positionV>
                  <wp:extent cx="6331527" cy="755073"/>
                  <wp:effectExtent l="0" t="0" r="12700" b="26035"/>
                  <wp:wrapNone/>
                  <wp:docPr id="45" name="Oval 45"/>
                  <wp:cNvGraphicFramePr/>
                  <a:graphic xmlns:a="http://schemas.openxmlformats.org/drawingml/2006/main">
                    <a:graphicData uri="http://schemas.microsoft.com/office/word/2010/wordprocessingShape">
                      <wps:wsp>
                        <wps:cNvSpPr/>
                        <wps:spPr>
                          <a:xfrm>
                            <a:off x="0" y="0"/>
                            <a:ext cx="6331527" cy="755073"/>
                          </a:xfrm>
                          <a:prstGeom prst="ellipse">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BAF73E" id="Oval 45" o:spid="_x0000_s1026" style="position:absolute;margin-left:0;margin-top:12.1pt;width:498.55pt;height:59.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" filled="f" strokecolor="red" strokeweight="1.25pt">
                  <v:stroke joinstyle="miter"/>
                </v:oval>
              </w:pict>
            </mc:Fallback>
          </mc:AlternateContent>
        </w:r>
      </w:ins>
      <w:ins w:id="370" w:author="Wood, Jennifer - NRCS, Davis, CA" w:date="2016-07-21T15:47:00Z">
        <w:r>
          <w:rPr>
            <w:noProof/>
          </w:rPr>
          <w:drawing>
            <wp:inline distT="0" distB="0" distL="0" distR="0" wp14:anchorId="766829FC" wp14:editId="3F9D55D1">
              <wp:extent cx="6400800" cy="17608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1760855"/>
                      </a:xfrm>
                      <a:prstGeom prst="rect">
                        <a:avLst/>
                      </a:prstGeom>
                    </pic:spPr>
                  </pic:pic>
                </a:graphicData>
              </a:graphic>
            </wp:inline>
          </w:drawing>
        </w:r>
      </w:ins>
    </w:p>
    <w:p w14:paraId="6DAC3F82" w14:textId="77777777" w:rsidR="00517DD2" w:rsidRDefault="00517DD2">
      <w:pPr>
        <w:rPr>
          <w:ins w:id="371" w:author="Wood, Jennifer - NRCS, Davis, CA" w:date="2016-07-21T13:47:00Z"/>
        </w:rPr>
        <w:pPrChange w:id="372" w:author="Wood, Jennifer - NRCS, Davis, CA" w:date="2016-07-21T13:47:00Z">
          <w:pPr>
            <w:pStyle w:val="ListParagraph"/>
            <w:spacing w:after="0"/>
            <w:ind w:left="0"/>
          </w:pPr>
        </w:pPrChange>
      </w:pPr>
    </w:p>
    <w:p w14:paraId="1501B43E" w14:textId="77777777" w:rsidR="00517DD2" w:rsidRDefault="00517DD2">
      <w:pPr>
        <w:rPr>
          <w:ins w:id="373" w:author="Wood, Jennifer - NRCS, Davis, CA" w:date="2016-07-21T13:47:00Z"/>
        </w:rPr>
        <w:pPrChange w:id="374" w:author="Wood, Jennifer - NRCS, Davis, CA" w:date="2016-07-21T13:47:00Z">
          <w:pPr>
            <w:pStyle w:val="ListParagraph"/>
            <w:spacing w:after="0"/>
            <w:ind w:left="0"/>
          </w:pPr>
        </w:pPrChange>
      </w:pPr>
    </w:p>
    <w:p w14:paraId="28BF93BC" w14:textId="4CF0B0CB" w:rsidR="00517DD2" w:rsidRDefault="001E1F31">
      <w:pPr>
        <w:rPr>
          <w:ins w:id="375" w:author="Wood, Jennifer - NRCS, Davis, CA" w:date="2016-07-21T15:50:00Z"/>
        </w:rPr>
        <w:pPrChange w:id="376" w:author="Wood, Jennifer - NRCS, Davis, CA" w:date="2016-07-21T13:47:00Z">
          <w:pPr>
            <w:pStyle w:val="ListParagraph"/>
            <w:spacing w:after="0"/>
            <w:ind w:left="0"/>
          </w:pPr>
        </w:pPrChange>
      </w:pPr>
      <w:ins w:id="377" w:author="Wood, Jennifer - NRCS, Davis, CA" w:date="2016-07-21T15:48:00Z">
        <w:r w:rsidRPr="00B16275">
          <w:rPr>
            <w:rFonts w:cs="Arial"/>
            <w:noProof/>
          </w:rPr>
          <w:lastRenderedPageBreak/>
          <mc:AlternateContent>
            <mc:Choice Requires="wps">
              <w:drawing>
                <wp:anchor distT="0" distB="0" distL="114300" distR="114300" simplePos="0" relativeHeight="251712512" behindDoc="0" locked="0" layoutInCell="1" allowOverlap="1" wp14:anchorId="48BB3BCE" wp14:editId="4F761B10">
                  <wp:simplePos x="0" y="0"/>
                  <wp:positionH relativeFrom="column">
                    <wp:posOffset>110836</wp:posOffset>
                  </wp:positionH>
                  <wp:positionV relativeFrom="paragraph">
                    <wp:posOffset>1226127</wp:posOffset>
                  </wp:positionV>
                  <wp:extent cx="6400800" cy="318655"/>
                  <wp:effectExtent l="0" t="0" r="19050" b="24765"/>
                  <wp:wrapNone/>
                  <wp:docPr id="47" name="Oval 47"/>
                  <wp:cNvGraphicFramePr/>
                  <a:graphic xmlns:a="http://schemas.openxmlformats.org/drawingml/2006/main">
                    <a:graphicData uri="http://schemas.microsoft.com/office/word/2010/wordprocessingShape">
                      <wps:wsp>
                        <wps:cNvSpPr/>
                        <wps:spPr>
                          <a:xfrm>
                            <a:off x="0" y="0"/>
                            <a:ext cx="6400800" cy="318655"/>
                          </a:xfrm>
                          <a:prstGeom prst="ellipse">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4640D8" id="Oval 47" o:spid="_x0000_s1026" style="position:absolute;margin-left:8.75pt;margin-top:96.55pt;width:7in;height:25.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" filled="f" strokecolor="red" strokeweight="1.25pt">
                  <v:stroke joinstyle="miter"/>
                </v:oval>
              </w:pict>
            </mc:Fallback>
          </mc:AlternateContent>
        </w:r>
        <w:r>
          <w:rPr>
            <w:noProof/>
          </w:rPr>
          <w:drawing>
            <wp:inline distT="0" distB="0" distL="0" distR="0" wp14:anchorId="4FE1BB16" wp14:editId="4848965C">
              <wp:extent cx="6400800" cy="16306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1630680"/>
                      </a:xfrm>
                      <a:prstGeom prst="rect">
                        <a:avLst/>
                      </a:prstGeom>
                    </pic:spPr>
                  </pic:pic>
                </a:graphicData>
              </a:graphic>
            </wp:inline>
          </w:drawing>
        </w:r>
      </w:ins>
    </w:p>
    <w:p w14:paraId="48A99B7B" w14:textId="77777777" w:rsidR="00D60611" w:rsidRDefault="00D60611">
      <w:pPr>
        <w:rPr>
          <w:ins w:id="378" w:author="Wood, Jennifer - NRCS, Davis, CA" w:date="2016-07-21T15:50:00Z"/>
        </w:rPr>
        <w:pPrChange w:id="379" w:author="Wood, Jennifer - NRCS, Davis, CA" w:date="2016-07-21T13:47:00Z">
          <w:pPr>
            <w:pStyle w:val="ListParagraph"/>
            <w:spacing w:after="0"/>
            <w:ind w:left="0"/>
          </w:pPr>
        </w:pPrChange>
      </w:pPr>
    </w:p>
    <w:p w14:paraId="259BAFA4" w14:textId="113776F3" w:rsidR="00000000" w:rsidRDefault="00D60611">
      <w:pPr>
        <w:sectPr w:rsidR="00000000" w:rsidSect="00033DC0">
          <w:headerReference w:type="default" r:id="rId30"/>
          <w:footerReference w:type="default" r:id="rId31"/>
          <w:pgSz w:w="12240" w:h="15840"/>
          <w:pgMar w:top="1800" w:right="1080" w:bottom="720" w:left="1080" w:header="720" w:footer="720" w:gutter="0"/>
          <w:cols w:space="720"/>
          <w:docGrid w:linePitch="360"/>
          <w:sectPrChange w:id="387" w:author="Wood, Jennifer - NRCS, Davis, CA" w:date="2016-07-18T12:30:00Z">
            <w:sectPr w:rsidR="00000000" w:rsidSect="00033DC0">
              <w:pgMar w:top="1440" w:right="1080" w:bottom="720" w:left="1080" w:header="720" w:footer="720" w:gutter="0"/>
            </w:sectPr>
          </w:sectPrChange>
        </w:sectPr>
        <w:pPrChange w:id="388" w:author="Wood, Jennifer - NRCS, Davis, CA" w:date="2016-07-21T13:47:00Z">
          <w:pPr>
            <w:pStyle w:val="ListParagraph"/>
            <w:spacing w:after="0"/>
            <w:ind w:left="0"/>
          </w:pPr>
        </w:pPrChange>
      </w:pPr>
      <w:ins w:id="389" w:author="Wood, Jennifer - NRCS, Davis, CA" w:date="2016-07-21T15:50:00Z">
        <w:r>
          <w:t xml:space="preserve">After inspecting the output, you may decide that delineations </w:t>
        </w:r>
        <w:proofErr w:type="gramStart"/>
        <w:r>
          <w:t>should be combined</w:t>
        </w:r>
        <w:proofErr w:type="gramEnd"/>
        <w:r>
          <w:t xml:space="preserve"> in different ways.  In that case</w:t>
        </w:r>
      </w:ins>
      <w:ins w:id="390" w:author="Wood, Jennifer - NRCS, Davis, CA" w:date="2016-07-21T15:51:00Z">
        <w:r>
          <w:t xml:space="preserve">, you </w:t>
        </w:r>
      </w:ins>
      <w:ins w:id="391" w:author="Wood, Jennifer - NRCS, Davis, CA" w:date="2016-07-21T15:52:00Z">
        <w:r>
          <w:t xml:space="preserve">could create </w:t>
        </w:r>
      </w:ins>
      <w:ins w:id="392" w:author="Wood, Jennifer - NRCS, Davis, CA" w:date="2016-07-21T15:53:00Z">
        <w:r>
          <w:t xml:space="preserve">a </w:t>
        </w:r>
      </w:ins>
      <w:ins w:id="393" w:author="Wood, Jennifer - NRCS, Davis, CA" w:date="2016-07-21T15:52:00Z">
        <w:r>
          <w:t xml:space="preserve">new </w:t>
        </w:r>
      </w:ins>
      <w:proofErr w:type="gramStart"/>
      <w:ins w:id="394" w:author="Wood, Jennifer - NRCS, Davis, CA" w:date="2016-07-21T15:53:00Z">
        <w:r>
          <w:t>map unit polygon</w:t>
        </w:r>
      </w:ins>
      <w:ins w:id="395" w:author="Wood, Jennifer - NRCS, Davis, CA" w:date="2016-07-21T15:52:00Z">
        <w:r>
          <w:t xml:space="preserve"> file</w:t>
        </w:r>
        <w:proofErr w:type="gramEnd"/>
        <w:r>
          <w:t xml:space="preserve"> with different sets of delineations belonging to newly configured map units.  You would then rerun the report on the new </w:t>
        </w:r>
        <w:proofErr w:type="gramStart"/>
        <w:r>
          <w:t>map unit polygon fi</w:t>
        </w:r>
      </w:ins>
      <w:ins w:id="396" w:author="Wood, Jennifer - NRCS, Davis, CA" w:date="2016-07-21T15:53:00Z">
        <w:r>
          <w:t>le</w:t>
        </w:r>
        <w:proofErr w:type="gramEnd"/>
        <w:r>
          <w:t xml:space="preserve"> containing the newly configured map units.</w:t>
        </w:r>
      </w:ins>
    </w:p>
    <w:p w14:paraId="3FCD9FA7" w14:textId="1AD1F0BB" w:rsidR="00B17473" w:rsidRPr="00B16275" w:rsidRDefault="00B17473" w:rsidP="001D458F">
      <w:pPr>
        <w:spacing w:after="0"/>
        <w:rPr>
          <w:rFonts w:cs="Arial"/>
        </w:rPr>
      </w:pPr>
    </w:p>
    <w:p w14:paraId="30C319B7" w14:textId="3B715D3D" w:rsidR="00B17473" w:rsidRPr="005A6206" w:rsidRDefault="00B17473" w:rsidP="005A6206">
      <w:pPr>
        <w:pStyle w:val="Heading1"/>
      </w:pPr>
      <w:bookmarkStart w:id="397" w:name="_Appendix_1_-"/>
      <w:bookmarkEnd w:id="397"/>
      <w:r w:rsidRPr="005A6206">
        <w:t xml:space="preserve">Appendix 1 - </w:t>
      </w:r>
      <w:proofErr w:type="spellStart"/>
      <w:r w:rsidRPr="00B16275">
        <w:t>RStudio</w:t>
      </w:r>
      <w:proofErr w:type="spellEnd"/>
      <w:r w:rsidRPr="00B16275">
        <w:t xml:space="preserve"> Tutorial - Getting starte</w:t>
      </w:r>
      <w:r w:rsidR="00517C5B" w:rsidRPr="00B16275">
        <w:t>d</w:t>
      </w:r>
    </w:p>
    <w:p w14:paraId="47BE4EE2" w14:textId="77777777" w:rsidR="00B17473" w:rsidRPr="00B16275" w:rsidRDefault="00B17473" w:rsidP="001D458F">
      <w:pPr>
        <w:spacing w:after="0"/>
        <w:rPr>
          <w:rFonts w:cs="Arial"/>
          <w:noProof/>
        </w:rPr>
      </w:pPr>
    </w:p>
    <w:p w14:paraId="6AE4FFED" w14:textId="77777777" w:rsidR="00B17473" w:rsidRPr="005A6206" w:rsidRDefault="00B17473">
      <w:pPr>
        <w:pStyle w:val="Heading2"/>
        <w:rPr>
          <w:noProof/>
        </w:rPr>
      </w:pPr>
      <w:r w:rsidRPr="005A6206">
        <w:rPr>
          <w:noProof/>
        </w:rPr>
        <w:t>Directions</w:t>
      </w:r>
    </w:p>
    <w:p w14:paraId="6E3B2067" w14:textId="77777777" w:rsidR="00B17473" w:rsidRPr="00B16275" w:rsidRDefault="00B17473" w:rsidP="001D458F">
      <w:pPr>
        <w:spacing w:after="0"/>
        <w:rPr>
          <w:rFonts w:cs="Arial"/>
          <w:noProof/>
        </w:rPr>
      </w:pPr>
      <w:r w:rsidRPr="00B16275">
        <w:rPr>
          <w:rFonts w:cs="Arial"/>
          <w:noProof/>
        </w:rPr>
        <w:t>Check that R Studio is installed on your computer.  Request the installation from IT, if not.</w:t>
      </w:r>
    </w:p>
    <w:p w14:paraId="6D57129D" w14:textId="77777777" w:rsidR="00B17473" w:rsidRPr="00B16275" w:rsidRDefault="00B17473" w:rsidP="001D458F">
      <w:pPr>
        <w:spacing w:after="0"/>
        <w:rPr>
          <w:rFonts w:cs="Arial"/>
          <w:noProof/>
        </w:rPr>
      </w:pPr>
      <w:r w:rsidRPr="00B16275">
        <w:rPr>
          <w:rFonts w:cs="Arial"/>
          <w:noProof/>
        </w:rPr>
        <w:t xml:space="preserve">Open R Studio: Start – All Programs - Rstudio.  The default display for R studio has four windows.  We recommend a particular layout that can be specified from the Tools-Options menu.  Check that the Options settings are correct for the General and Pane Layout tabs, see screen shots below.  </w:t>
      </w:r>
    </w:p>
    <w:p w14:paraId="40721356" w14:textId="77777777" w:rsidR="00B17473" w:rsidRPr="00B16275" w:rsidRDefault="00B17473" w:rsidP="001D458F">
      <w:pPr>
        <w:spacing w:after="0"/>
        <w:rPr>
          <w:rFonts w:cs="Arial"/>
          <w:noProof/>
        </w:rPr>
      </w:pPr>
      <w:r w:rsidRPr="00B16275">
        <w:rPr>
          <w:rFonts w:cs="Arial"/>
          <w:noProof/>
        </w:rPr>
        <w:t xml:space="preserve">Click on all the tabs that are available in each window and look at all the drop-down menus.  </w:t>
      </w:r>
    </w:p>
    <w:p w14:paraId="735C9F48" w14:textId="77777777" w:rsidR="00B17473" w:rsidRPr="00B16275" w:rsidRDefault="00B17473" w:rsidP="001D458F">
      <w:pPr>
        <w:spacing w:after="0"/>
        <w:jc w:val="center"/>
        <w:rPr>
          <w:rFonts w:cs="Arial"/>
          <w:b/>
          <w:noProof/>
        </w:rPr>
      </w:pPr>
    </w:p>
    <w:p w14:paraId="43579394" w14:textId="77777777" w:rsidR="00B17473" w:rsidRPr="00B16275" w:rsidRDefault="00B17473" w:rsidP="001D458F">
      <w:pPr>
        <w:spacing w:after="0"/>
        <w:jc w:val="center"/>
        <w:rPr>
          <w:rFonts w:cs="Arial"/>
          <w:b/>
          <w:noProof/>
        </w:rPr>
      </w:pPr>
      <w:r w:rsidRPr="00B16275">
        <w:rPr>
          <w:rFonts w:cs="Arial"/>
          <w:b/>
          <w:noProof/>
        </w:rPr>
        <w:t>Screen shots for setting up your R Studio environment</w:t>
      </w:r>
    </w:p>
    <w:p w14:paraId="11C56983" w14:textId="77777777" w:rsidR="00B17473" w:rsidRPr="00B16275" w:rsidRDefault="00B17473" w:rsidP="001D458F">
      <w:pPr>
        <w:spacing w:after="0"/>
        <w:rPr>
          <w:rFonts w:cs="Arial"/>
          <w:b/>
          <w:noProof/>
        </w:rPr>
      </w:pPr>
      <w:r w:rsidRPr="00B16275">
        <w:rPr>
          <w:rFonts w:cs="Arial"/>
          <w:b/>
          <w:noProof/>
        </w:rPr>
        <w:t>This is how your R Studio screen will be arranged after you set up your R Studio environment</w:t>
      </w:r>
    </w:p>
    <w:p w14:paraId="5D6D8AC6" w14:textId="77777777" w:rsidR="00B17473" w:rsidRPr="00B16275" w:rsidRDefault="00B17473" w:rsidP="001D458F">
      <w:pPr>
        <w:spacing w:after="0"/>
        <w:jc w:val="center"/>
        <w:rPr>
          <w:rFonts w:cs="Arial"/>
          <w:b/>
          <w:noProof/>
        </w:rPr>
      </w:pPr>
      <w:r w:rsidRPr="00B16275">
        <w:rPr>
          <w:rFonts w:cs="Arial"/>
          <w:noProof/>
        </w:rPr>
        <mc:AlternateContent>
          <mc:Choice Requires="wpg">
            <w:drawing>
              <wp:anchor distT="0" distB="0" distL="114300" distR="114300" simplePos="0" relativeHeight="251702272" behindDoc="0" locked="0" layoutInCell="1" allowOverlap="1" wp14:anchorId="49C78F39" wp14:editId="07CE6C28">
                <wp:simplePos x="0" y="0"/>
                <wp:positionH relativeFrom="column">
                  <wp:posOffset>-129540</wp:posOffset>
                </wp:positionH>
                <wp:positionV relativeFrom="paragraph">
                  <wp:posOffset>278130</wp:posOffset>
                </wp:positionV>
                <wp:extent cx="4587240" cy="2034540"/>
                <wp:effectExtent l="0" t="0" r="22860" b="22860"/>
                <wp:wrapNone/>
                <wp:docPr id="13"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87240" cy="2034540"/>
                          <a:chOff x="144" y="795"/>
                          <a:chExt cx="7224" cy="3204"/>
                        </a:xfrm>
                      </wpg:grpSpPr>
                      <wps:wsp>
                        <wps:cNvPr id="14" name="Oval 6"/>
                        <wps:cNvSpPr>
                          <a:spLocks noChangeArrowheads="1"/>
                        </wps:cNvSpPr>
                        <wps:spPr bwMode="auto">
                          <a:xfrm>
                            <a:off x="5712" y="819"/>
                            <a:ext cx="1656" cy="6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wps:wsp>
                        <wps:cNvPr id="16" name="Oval 7"/>
                        <wps:cNvSpPr>
                          <a:spLocks noChangeArrowheads="1"/>
                        </wps:cNvSpPr>
                        <wps:spPr bwMode="auto">
                          <a:xfrm>
                            <a:off x="5496" y="3495"/>
                            <a:ext cx="1872" cy="504"/>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wps:wsp>
                        <wps:cNvPr id="17" name="Oval 8"/>
                        <wps:cNvSpPr>
                          <a:spLocks noChangeArrowheads="1"/>
                        </wps:cNvSpPr>
                        <wps:spPr bwMode="auto">
                          <a:xfrm>
                            <a:off x="144" y="795"/>
                            <a:ext cx="3876" cy="564"/>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64907C" id="Group 10" o:spid="_x0000_s1026" style="position:absolute;margin-left:-10.2pt;margin-top:21.9pt;width:361.2pt;height:160.2pt;z-index:251702272" coordorigin="144,795" coordsize="7224,3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">
                <v:oval id="Oval 6" o:spid="_x0000_s1027" style="position:absolute;left:5712;top:819;width:1656;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cjRcIA&#10;AADbAAAADwAAAGRycy9kb3ducmV2LnhtbERPTWvCQBC9C/6HZYTedFNbikTXUARDb6JV8Thkx2za&#10;7GzIribNr+8WCt7m8T5nlfW2FndqfeVYwfMsAUFcOF1xqeD4uZ0uQPiArLF2TAp+yEO2Ho9WmGrX&#10;8Z7uh1CKGMI+RQUmhCaV0heGLPqZa4gjd3WtxRBhW0rdYhfDbS3nSfImLVYcGww2tDFUfB9uVkF3&#10;yi9Ddzybr/2A53xIds3u5arU06R/X4II1IeH+N/9oeP8V/j7JR4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xyNFwgAAANsAAAAPAAAAAAAAAAAAAAAAAJgCAABkcnMvZG93&#10;bnJldi54bWxQSwUGAAAAAAQABAD1AAAAhwMAAAAA&#10;" strokecolor="red" strokeweight="2pt">
                  <v:fill opacity="0"/>
                </v:oval>
                <v:oval id="Oval 7" o:spid="_x0000_s1028" style="position:absolute;left:5496;top:3495;width:1872;height: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kYqcIA&#10;AADbAAAADwAAAGRycy9kb3ducmV2LnhtbERPTWvCQBC9C/0PyxR6M5u2ECR1lVKo9CamGnocsmM2&#10;mp0N2a1J8+tdoeBtHu9zluvRtuJCvW8cK3hOUhDEldMN1wr235/zBQgfkDW2jknBH3lYrx5mS8y1&#10;G3hHlyLUIoawz1GBCaHLpfSVIYs+cR1x5I6utxgi7GupexxiuG3lS5pm0mLDscFgRx+GqnPxaxUM&#10;h83PNOxLc9pNWG6mdNttX49KPT2O728gAo3hLv53f+k4P4PbL/EA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WRipwgAAANsAAAAPAAAAAAAAAAAAAAAAAJgCAABkcnMvZG93&#10;bnJldi54bWxQSwUGAAAAAAQABAD1AAAAhwMAAAAA&#10;" strokecolor="red" strokeweight="2pt">
                  <v:fill opacity="0"/>
                </v:oval>
                <v:oval id="Oval 8" o:spid="_x0000_s1029" style="position:absolute;left:144;top:795;width:3876;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W9MsIA&#10;AADbAAAADwAAAGRycy9kb3ducmV2LnhtbERPTWvCQBC9C/6HZYTedFMLrUTXUARDb6JV8Thkx2za&#10;7GzIribNr+8WCt7m8T5nlfW2FndqfeVYwfMsAUFcOF1xqeD4uZ0uQPiArLF2TAp+yEO2Ho9WmGrX&#10;8Z7uh1CKGMI+RQUmhCaV0heGLPqZa4gjd3WtxRBhW0rdYhfDbS3nSfIqLVYcGww2tDFUfB9uVkF3&#10;yi9Ddzybr/2A53xIds3u5arU06R/X4II1IeH+N/9oeP8N/j7JR4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Fb0ywgAAANsAAAAPAAAAAAAAAAAAAAAAAJgCAABkcnMvZG93&#10;bnJldi54bWxQSwUGAAAAAAQABAD1AAAAhwMAAAAA&#10;" strokecolor="red" strokeweight="2pt">
                  <v:fill opacity="0"/>
                </v:oval>
              </v:group>
            </w:pict>
          </mc:Fallback>
        </mc:AlternateContent>
      </w:r>
      <w:r w:rsidRPr="00B16275">
        <w:rPr>
          <w:rFonts w:cs="Arial"/>
          <w:noProof/>
        </w:rPr>
        <mc:AlternateContent>
          <mc:Choice Requires="wps">
            <w:drawing>
              <wp:anchor distT="0" distB="0" distL="114300" distR="114300" simplePos="0" relativeHeight="251698176" behindDoc="0" locked="0" layoutInCell="1" allowOverlap="1" wp14:anchorId="1517E3F8" wp14:editId="509165BA">
                <wp:simplePos x="0" y="0"/>
                <wp:positionH relativeFrom="column">
                  <wp:posOffset>775335</wp:posOffset>
                </wp:positionH>
                <wp:positionV relativeFrom="paragraph">
                  <wp:posOffset>870585</wp:posOffset>
                </wp:positionV>
                <wp:extent cx="2287905" cy="800100"/>
                <wp:effectExtent l="13335" t="10795" r="13335" b="825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7905" cy="800100"/>
                        </a:xfrm>
                        <a:prstGeom prst="rect">
                          <a:avLst/>
                        </a:prstGeom>
                        <a:solidFill>
                          <a:srgbClr val="FFFFFF">
                            <a:alpha val="74001"/>
                          </a:srgbClr>
                        </a:solidFill>
                        <a:ln w="9525">
                          <a:solidFill>
                            <a:srgbClr val="000000"/>
                          </a:solidFill>
                          <a:miter lim="800000"/>
                          <a:headEnd/>
                          <a:tailEnd/>
                        </a:ln>
                      </wps:spPr>
                      <wps:txbx>
                        <w:txbxContent>
                          <w:p w14:paraId="284D6517" w14:textId="77777777" w:rsidR="00B17473" w:rsidRPr="0079219E" w:rsidRDefault="00B17473" w:rsidP="00B17473">
                            <w:pPr>
                              <w:jc w:val="center"/>
                              <w:rPr>
                                <w:b/>
                                <w:color w:val="FF0000"/>
                                <w:sz w:val="28"/>
                                <w:szCs w:val="28"/>
                              </w:rPr>
                            </w:pPr>
                            <w:r w:rsidRPr="0079219E">
                              <w:rPr>
                                <w:b/>
                                <w:color w:val="FF0000"/>
                                <w:sz w:val="28"/>
                                <w:szCs w:val="28"/>
                              </w:rPr>
                              <w:t>Source Window</w:t>
                            </w:r>
                          </w:p>
                          <w:p w14:paraId="3C2BEBBD" w14:textId="77777777" w:rsidR="00B17473" w:rsidRPr="0079219E" w:rsidRDefault="00B17473" w:rsidP="00B17473">
                            <w:pPr>
                              <w:jc w:val="center"/>
                              <w:rPr>
                                <w:b/>
                                <w:color w:val="FF0000"/>
                                <w:sz w:val="28"/>
                                <w:szCs w:val="28"/>
                              </w:rPr>
                            </w:pPr>
                            <w:r w:rsidRPr="0079219E">
                              <w:rPr>
                                <w:b/>
                                <w:color w:val="FF0000"/>
                                <w:sz w:val="28"/>
                                <w:szCs w:val="28"/>
                              </w:rPr>
                              <w:t>Shows the content of files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517E3F8" id="_x0000_t202" coordsize="21600,21600" o:spt="202" path="m,l,21600r21600,l21600,xe">
                <v:stroke joinstyle="miter"/>
                <v:path gradientshapeok="t" o:connecttype="rect"/>
              </v:shapetype>
              <v:shape id="Text Box 2" o:spid="_x0000_s1026" type="#_x0000_t202" style="position:absolute;left:0;text-align:left;margin-left:61.05pt;margin-top:68.55pt;width:180.15pt;height:6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">
                <v:fill opacity="48573f"/>
                <v:textbox>
                  <w:txbxContent>
                    <w:p w14:paraId="284D6517" w14:textId="77777777" w:rsidR="00B17473" w:rsidRPr="0079219E" w:rsidRDefault="00B17473" w:rsidP="00B17473">
                      <w:pPr>
                        <w:jc w:val="center"/>
                        <w:rPr>
                          <w:b/>
                          <w:color w:val="FF0000"/>
                          <w:sz w:val="28"/>
                          <w:szCs w:val="28"/>
                        </w:rPr>
                      </w:pPr>
                      <w:r w:rsidRPr="0079219E">
                        <w:rPr>
                          <w:b/>
                          <w:color w:val="FF0000"/>
                          <w:sz w:val="28"/>
                          <w:szCs w:val="28"/>
                        </w:rPr>
                        <w:t>Source Window</w:t>
                      </w:r>
                    </w:p>
                    <w:p w14:paraId="3C2BEBBD" w14:textId="77777777" w:rsidR="00B17473" w:rsidRPr="0079219E" w:rsidRDefault="00B17473" w:rsidP="00B17473">
                      <w:pPr>
                        <w:jc w:val="center"/>
                        <w:rPr>
                          <w:b/>
                          <w:color w:val="FF0000"/>
                          <w:sz w:val="28"/>
                          <w:szCs w:val="28"/>
                        </w:rPr>
                      </w:pPr>
                      <w:r w:rsidRPr="0079219E">
                        <w:rPr>
                          <w:b/>
                          <w:color w:val="FF0000"/>
                          <w:sz w:val="28"/>
                          <w:szCs w:val="28"/>
                        </w:rPr>
                        <w:t>Shows the content of files</w:t>
                      </w:r>
                    </w:p>
                  </w:txbxContent>
                </v:textbox>
              </v:shape>
            </w:pict>
          </mc:Fallback>
        </mc:AlternateContent>
      </w:r>
      <w:r w:rsidRPr="00B16275">
        <w:rPr>
          <w:rFonts w:cs="Arial"/>
          <w:noProof/>
        </w:rPr>
        <mc:AlternateContent>
          <mc:Choice Requires="wps">
            <w:drawing>
              <wp:anchor distT="0" distB="0" distL="114300" distR="114300" simplePos="0" relativeHeight="251699200" behindDoc="0" locked="0" layoutInCell="1" allowOverlap="1" wp14:anchorId="74F87918" wp14:editId="7B4A7677">
                <wp:simplePos x="0" y="0"/>
                <wp:positionH relativeFrom="column">
                  <wp:posOffset>821055</wp:posOffset>
                </wp:positionH>
                <wp:positionV relativeFrom="paragraph">
                  <wp:posOffset>2966085</wp:posOffset>
                </wp:positionV>
                <wp:extent cx="2242185" cy="685800"/>
                <wp:effectExtent l="11430" t="10795" r="13335" b="8255"/>
                <wp:wrapNone/>
                <wp:docPr id="2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2185" cy="685800"/>
                        </a:xfrm>
                        <a:prstGeom prst="rect">
                          <a:avLst/>
                        </a:prstGeom>
                        <a:solidFill>
                          <a:srgbClr val="FFFFFF">
                            <a:alpha val="71001"/>
                          </a:srgbClr>
                        </a:solidFill>
                        <a:ln w="9525">
                          <a:solidFill>
                            <a:srgbClr val="000000"/>
                          </a:solidFill>
                          <a:miter lim="800000"/>
                          <a:headEnd/>
                          <a:tailEnd/>
                        </a:ln>
                      </wps:spPr>
                      <wps:txbx>
                        <w:txbxContent>
                          <w:p w14:paraId="15F65AE8" w14:textId="77777777" w:rsidR="00B17473" w:rsidRPr="0079219E" w:rsidRDefault="00B17473" w:rsidP="00B17473">
                            <w:pPr>
                              <w:jc w:val="center"/>
                              <w:rPr>
                                <w:b/>
                                <w:color w:val="FF0000"/>
                                <w:sz w:val="28"/>
                                <w:szCs w:val="28"/>
                              </w:rPr>
                            </w:pPr>
                            <w:r>
                              <w:rPr>
                                <w:b/>
                                <w:color w:val="FF0000"/>
                                <w:sz w:val="28"/>
                                <w:szCs w:val="28"/>
                              </w:rPr>
                              <w:t>Console</w:t>
                            </w:r>
                            <w:r w:rsidRPr="0079219E">
                              <w:rPr>
                                <w:b/>
                                <w:color w:val="FF0000"/>
                                <w:sz w:val="28"/>
                                <w:szCs w:val="28"/>
                              </w:rPr>
                              <w:t xml:space="preserve"> Window</w:t>
                            </w:r>
                          </w:p>
                          <w:p w14:paraId="270A3AD8" w14:textId="77777777" w:rsidR="00B17473" w:rsidRPr="0079219E" w:rsidRDefault="00B17473" w:rsidP="00B17473">
                            <w:pPr>
                              <w:jc w:val="center"/>
                              <w:rPr>
                                <w:b/>
                                <w:color w:val="FF0000"/>
                                <w:sz w:val="28"/>
                                <w:szCs w:val="28"/>
                              </w:rPr>
                            </w:pPr>
                            <w:r>
                              <w:rPr>
                                <w:b/>
                                <w:color w:val="FF0000"/>
                                <w:sz w:val="28"/>
                                <w:szCs w:val="28"/>
                              </w:rPr>
                              <w:t xml:space="preserve">Where the code </w:t>
                            </w:r>
                            <w:proofErr w:type="gramStart"/>
                            <w:r>
                              <w:rPr>
                                <w:b/>
                                <w:color w:val="FF0000"/>
                                <w:sz w:val="28"/>
                                <w:szCs w:val="28"/>
                              </w:rPr>
                              <w:t>is run</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F87918" id="Text Box 3" o:spid="_x0000_s1027" type="#_x0000_t202" style="position:absolute;left:0;text-align:left;margin-left:64.65pt;margin-top:233.55pt;width:176.55pt;height:5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">
                <v:fill opacity="46517f"/>
                <v:textbox>
                  <w:txbxContent>
                    <w:p w14:paraId="15F65AE8" w14:textId="77777777" w:rsidR="00B17473" w:rsidRPr="0079219E" w:rsidRDefault="00B17473" w:rsidP="00B17473">
                      <w:pPr>
                        <w:jc w:val="center"/>
                        <w:rPr>
                          <w:b/>
                          <w:color w:val="FF0000"/>
                          <w:sz w:val="28"/>
                          <w:szCs w:val="28"/>
                        </w:rPr>
                      </w:pPr>
                      <w:r>
                        <w:rPr>
                          <w:b/>
                          <w:color w:val="FF0000"/>
                          <w:sz w:val="28"/>
                          <w:szCs w:val="28"/>
                        </w:rPr>
                        <w:t>Console</w:t>
                      </w:r>
                      <w:r w:rsidRPr="0079219E">
                        <w:rPr>
                          <w:b/>
                          <w:color w:val="FF0000"/>
                          <w:sz w:val="28"/>
                          <w:szCs w:val="28"/>
                        </w:rPr>
                        <w:t xml:space="preserve"> Window</w:t>
                      </w:r>
                    </w:p>
                    <w:p w14:paraId="270A3AD8" w14:textId="77777777" w:rsidR="00B17473" w:rsidRPr="0079219E" w:rsidRDefault="00B17473" w:rsidP="00B17473">
                      <w:pPr>
                        <w:jc w:val="center"/>
                        <w:rPr>
                          <w:b/>
                          <w:color w:val="FF0000"/>
                          <w:sz w:val="28"/>
                          <w:szCs w:val="28"/>
                        </w:rPr>
                      </w:pPr>
                      <w:r>
                        <w:rPr>
                          <w:b/>
                          <w:color w:val="FF0000"/>
                          <w:sz w:val="28"/>
                          <w:szCs w:val="28"/>
                        </w:rPr>
                        <w:t>Where the code is run</w:t>
                      </w:r>
                    </w:p>
                  </w:txbxContent>
                </v:textbox>
              </v:shape>
            </w:pict>
          </mc:Fallback>
        </mc:AlternateContent>
      </w:r>
      <w:r w:rsidRPr="00B16275">
        <w:rPr>
          <w:rFonts w:cs="Arial"/>
          <w:noProof/>
        </w:rPr>
        <mc:AlternateContent>
          <mc:Choice Requires="wps">
            <w:drawing>
              <wp:anchor distT="0" distB="0" distL="114300" distR="114300" simplePos="0" relativeHeight="251701248" behindDoc="0" locked="0" layoutInCell="1" allowOverlap="1" wp14:anchorId="72AFB108" wp14:editId="59277F35">
                <wp:simplePos x="0" y="0"/>
                <wp:positionH relativeFrom="column">
                  <wp:posOffset>4105275</wp:posOffset>
                </wp:positionH>
                <wp:positionV relativeFrom="paragraph">
                  <wp:posOffset>2966085</wp:posOffset>
                </wp:positionV>
                <wp:extent cx="2219325" cy="746760"/>
                <wp:effectExtent l="9525" t="10795" r="9525" b="13970"/>
                <wp:wrapNone/>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746760"/>
                        </a:xfrm>
                        <a:prstGeom prst="rect">
                          <a:avLst/>
                        </a:prstGeom>
                        <a:solidFill>
                          <a:srgbClr val="FFFFFF">
                            <a:alpha val="71001"/>
                          </a:srgbClr>
                        </a:solidFill>
                        <a:ln w="9525">
                          <a:solidFill>
                            <a:srgbClr val="000000"/>
                          </a:solidFill>
                          <a:miter lim="800000"/>
                          <a:headEnd/>
                          <a:tailEnd/>
                        </a:ln>
                      </wps:spPr>
                      <wps:txbx>
                        <w:txbxContent>
                          <w:p w14:paraId="2617DF44" w14:textId="77777777" w:rsidR="00B17473" w:rsidRPr="0079219E" w:rsidRDefault="00B17473" w:rsidP="00B17473">
                            <w:pPr>
                              <w:jc w:val="center"/>
                              <w:rPr>
                                <w:b/>
                                <w:color w:val="FF0000"/>
                                <w:sz w:val="28"/>
                                <w:szCs w:val="28"/>
                              </w:rPr>
                            </w:pPr>
                            <w:r>
                              <w:rPr>
                                <w:b/>
                                <w:color w:val="FF0000"/>
                                <w:sz w:val="28"/>
                                <w:szCs w:val="28"/>
                              </w:rPr>
                              <w:t>Files, Packages, Help</w:t>
                            </w:r>
                          </w:p>
                          <w:p w14:paraId="7CDD0A9E" w14:textId="77777777" w:rsidR="00B17473" w:rsidRDefault="00B17473" w:rsidP="00B17473">
                            <w:pPr>
                              <w:jc w:val="center"/>
                              <w:rPr>
                                <w:b/>
                                <w:color w:val="FF0000"/>
                                <w:sz w:val="28"/>
                                <w:szCs w:val="28"/>
                              </w:rPr>
                            </w:pPr>
                            <w:r>
                              <w:rPr>
                                <w:b/>
                                <w:color w:val="FF0000"/>
                                <w:sz w:val="28"/>
                                <w:szCs w:val="28"/>
                              </w:rPr>
                              <w:t xml:space="preserve">Click on tabs to switch </w:t>
                            </w:r>
                          </w:p>
                          <w:p w14:paraId="46ED4436" w14:textId="77777777" w:rsidR="00B17473" w:rsidRPr="0079219E" w:rsidRDefault="00B17473" w:rsidP="00B17473">
                            <w:pPr>
                              <w:jc w:val="center"/>
                              <w:rPr>
                                <w:b/>
                                <w:color w:val="FF0000"/>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AFB108" id="Text Box 5" o:spid="_x0000_s1028" type="#_x0000_t202" style="position:absolute;left:0;text-align:left;margin-left:323.25pt;margin-top:233.55pt;width:174.75pt;height:58.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">
                <v:fill opacity="46517f"/>
                <v:textbox>
                  <w:txbxContent>
                    <w:p w14:paraId="2617DF44" w14:textId="77777777" w:rsidR="00B17473" w:rsidRPr="0079219E" w:rsidRDefault="00B17473" w:rsidP="00B17473">
                      <w:pPr>
                        <w:jc w:val="center"/>
                        <w:rPr>
                          <w:b/>
                          <w:color w:val="FF0000"/>
                          <w:sz w:val="28"/>
                          <w:szCs w:val="28"/>
                        </w:rPr>
                      </w:pPr>
                      <w:r>
                        <w:rPr>
                          <w:b/>
                          <w:color w:val="FF0000"/>
                          <w:sz w:val="28"/>
                          <w:szCs w:val="28"/>
                        </w:rPr>
                        <w:t>Files, Packages, Help</w:t>
                      </w:r>
                    </w:p>
                    <w:p w14:paraId="7CDD0A9E" w14:textId="77777777" w:rsidR="00B17473" w:rsidRDefault="00B17473" w:rsidP="00B17473">
                      <w:pPr>
                        <w:jc w:val="center"/>
                        <w:rPr>
                          <w:b/>
                          <w:color w:val="FF0000"/>
                          <w:sz w:val="28"/>
                          <w:szCs w:val="28"/>
                        </w:rPr>
                      </w:pPr>
                      <w:r>
                        <w:rPr>
                          <w:b/>
                          <w:color w:val="FF0000"/>
                          <w:sz w:val="28"/>
                          <w:szCs w:val="28"/>
                        </w:rPr>
                        <w:t xml:space="preserve">Click on tabs to switch </w:t>
                      </w:r>
                    </w:p>
                    <w:p w14:paraId="46ED4436" w14:textId="77777777" w:rsidR="00B17473" w:rsidRPr="0079219E" w:rsidRDefault="00B17473" w:rsidP="00B17473">
                      <w:pPr>
                        <w:jc w:val="center"/>
                        <w:rPr>
                          <w:b/>
                          <w:color w:val="FF0000"/>
                          <w:sz w:val="28"/>
                          <w:szCs w:val="28"/>
                        </w:rPr>
                      </w:pPr>
                    </w:p>
                  </w:txbxContent>
                </v:textbox>
              </v:shape>
            </w:pict>
          </mc:Fallback>
        </mc:AlternateContent>
      </w:r>
      <w:r w:rsidRPr="00B16275">
        <w:rPr>
          <w:rFonts w:cs="Arial"/>
          <w:noProof/>
        </w:rPr>
        <mc:AlternateContent>
          <mc:Choice Requires="wps">
            <w:drawing>
              <wp:anchor distT="0" distB="0" distL="114300" distR="114300" simplePos="0" relativeHeight="251700224" behindDoc="0" locked="0" layoutInCell="1" allowOverlap="1" wp14:anchorId="5B480578" wp14:editId="7506B80A">
                <wp:simplePos x="0" y="0"/>
                <wp:positionH relativeFrom="column">
                  <wp:posOffset>3975735</wp:posOffset>
                </wp:positionH>
                <wp:positionV relativeFrom="paragraph">
                  <wp:posOffset>916305</wp:posOffset>
                </wp:positionV>
                <wp:extent cx="2348865" cy="807720"/>
                <wp:effectExtent l="13335" t="8890" r="9525" b="12065"/>
                <wp:wrapNone/>
                <wp:docPr id="3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8865" cy="807720"/>
                        </a:xfrm>
                        <a:prstGeom prst="rect">
                          <a:avLst/>
                        </a:prstGeom>
                        <a:solidFill>
                          <a:srgbClr val="FFFFFF">
                            <a:alpha val="74001"/>
                          </a:srgbClr>
                        </a:solidFill>
                        <a:ln w="9525">
                          <a:solidFill>
                            <a:srgbClr val="000000"/>
                          </a:solidFill>
                          <a:miter lim="800000"/>
                          <a:headEnd/>
                          <a:tailEnd/>
                        </a:ln>
                      </wps:spPr>
                      <wps:txbx>
                        <w:txbxContent>
                          <w:p w14:paraId="2606BF48" w14:textId="77777777" w:rsidR="00B17473" w:rsidRPr="0079219E" w:rsidRDefault="00B17473" w:rsidP="00B17473">
                            <w:pPr>
                              <w:jc w:val="center"/>
                              <w:rPr>
                                <w:b/>
                                <w:color w:val="FF0000"/>
                                <w:sz w:val="28"/>
                                <w:szCs w:val="28"/>
                              </w:rPr>
                            </w:pPr>
                            <w:proofErr w:type="spellStart"/>
                            <w:r>
                              <w:rPr>
                                <w:b/>
                                <w:color w:val="FF0000"/>
                                <w:sz w:val="28"/>
                                <w:szCs w:val="28"/>
                              </w:rPr>
                              <w:t>Workspace</w:t>
                            </w:r>
                            <w:proofErr w:type="gramStart"/>
                            <w:r>
                              <w:rPr>
                                <w:b/>
                                <w:color w:val="FF0000"/>
                                <w:sz w:val="28"/>
                                <w:szCs w:val="28"/>
                              </w:rPr>
                              <w:t>,History,Plots</w:t>
                            </w:r>
                            <w:proofErr w:type="spellEnd"/>
                            <w:proofErr w:type="gramEnd"/>
                          </w:p>
                          <w:p w14:paraId="6BE4E4AD" w14:textId="77777777" w:rsidR="00B17473" w:rsidRDefault="00B17473" w:rsidP="00B17473">
                            <w:pPr>
                              <w:jc w:val="center"/>
                              <w:rPr>
                                <w:b/>
                                <w:color w:val="FF0000"/>
                                <w:sz w:val="28"/>
                                <w:szCs w:val="28"/>
                              </w:rPr>
                            </w:pPr>
                            <w:r>
                              <w:rPr>
                                <w:b/>
                                <w:color w:val="FF0000"/>
                                <w:sz w:val="28"/>
                                <w:szCs w:val="28"/>
                              </w:rPr>
                              <w:t xml:space="preserve">Click on tabs to switch </w:t>
                            </w:r>
                          </w:p>
                          <w:p w14:paraId="4725B18A" w14:textId="77777777" w:rsidR="00B17473" w:rsidRPr="0079219E" w:rsidRDefault="00B17473" w:rsidP="00B17473">
                            <w:pPr>
                              <w:jc w:val="center"/>
                              <w:rPr>
                                <w:b/>
                                <w:color w:val="FF0000"/>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480578" id="Text Box 4" o:spid="_x0000_s1029" type="#_x0000_t202" style="position:absolute;left:0;text-align:left;margin-left:313.05pt;margin-top:72.15pt;width:184.95pt;height:63.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">
                <v:fill opacity="48573f"/>
                <v:textbox>
                  <w:txbxContent>
                    <w:p w14:paraId="2606BF48" w14:textId="77777777" w:rsidR="00B17473" w:rsidRPr="0079219E" w:rsidRDefault="00B17473" w:rsidP="00B17473">
                      <w:pPr>
                        <w:jc w:val="center"/>
                        <w:rPr>
                          <w:b/>
                          <w:color w:val="FF0000"/>
                          <w:sz w:val="28"/>
                          <w:szCs w:val="28"/>
                        </w:rPr>
                      </w:pPr>
                      <w:r>
                        <w:rPr>
                          <w:b/>
                          <w:color w:val="FF0000"/>
                          <w:sz w:val="28"/>
                          <w:szCs w:val="28"/>
                        </w:rPr>
                        <w:t>Workspace,History,Plots</w:t>
                      </w:r>
                    </w:p>
                    <w:p w14:paraId="6BE4E4AD" w14:textId="77777777" w:rsidR="00B17473" w:rsidRDefault="00B17473" w:rsidP="00B17473">
                      <w:pPr>
                        <w:jc w:val="center"/>
                        <w:rPr>
                          <w:b/>
                          <w:color w:val="FF0000"/>
                          <w:sz w:val="28"/>
                          <w:szCs w:val="28"/>
                        </w:rPr>
                      </w:pPr>
                      <w:r>
                        <w:rPr>
                          <w:b/>
                          <w:color w:val="FF0000"/>
                          <w:sz w:val="28"/>
                          <w:szCs w:val="28"/>
                        </w:rPr>
                        <w:t xml:space="preserve">Click on tabs to switch </w:t>
                      </w:r>
                    </w:p>
                    <w:p w14:paraId="4725B18A" w14:textId="77777777" w:rsidR="00B17473" w:rsidRPr="0079219E" w:rsidRDefault="00B17473" w:rsidP="00B17473">
                      <w:pPr>
                        <w:jc w:val="center"/>
                        <w:rPr>
                          <w:b/>
                          <w:color w:val="FF0000"/>
                          <w:sz w:val="28"/>
                          <w:szCs w:val="28"/>
                        </w:rPr>
                      </w:pPr>
                    </w:p>
                  </w:txbxContent>
                </v:textbox>
              </v:shape>
            </w:pict>
          </mc:Fallback>
        </mc:AlternateContent>
      </w:r>
      <w:r w:rsidRPr="00B16275">
        <w:rPr>
          <w:rFonts w:cs="Arial"/>
          <w:noProof/>
        </w:rPr>
        <w:drawing>
          <wp:inline distT="0" distB="0" distL="0" distR="0" wp14:anchorId="1DCF439B" wp14:editId="33616168">
            <wp:extent cx="6858000" cy="42462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4246245"/>
                    </a:xfrm>
                    <a:prstGeom prst="rect">
                      <a:avLst/>
                    </a:prstGeom>
                  </pic:spPr>
                </pic:pic>
              </a:graphicData>
            </a:graphic>
          </wp:inline>
        </w:drawing>
      </w:r>
    </w:p>
    <w:p w14:paraId="4E71B302" w14:textId="77777777" w:rsidR="00B17473" w:rsidRPr="00B16275" w:rsidRDefault="00B17473" w:rsidP="001D458F">
      <w:pPr>
        <w:spacing w:after="0"/>
        <w:rPr>
          <w:rFonts w:cs="Arial"/>
          <w:b/>
          <w:noProof/>
        </w:rPr>
      </w:pPr>
    </w:p>
    <w:p w14:paraId="7AED2ED6" w14:textId="77777777" w:rsidR="00B17473" w:rsidRPr="00B16275" w:rsidRDefault="00B17473" w:rsidP="001D458F">
      <w:pPr>
        <w:spacing w:after="0"/>
        <w:rPr>
          <w:rFonts w:cs="Arial"/>
          <w:b/>
          <w:noProof/>
        </w:rPr>
      </w:pPr>
    </w:p>
    <w:p w14:paraId="782AC325" w14:textId="77777777" w:rsidR="00B17473" w:rsidRPr="00B16275" w:rsidRDefault="00B17473" w:rsidP="001D458F">
      <w:pPr>
        <w:spacing w:after="0"/>
        <w:rPr>
          <w:rFonts w:cs="Arial"/>
          <w:b/>
          <w:noProof/>
        </w:rPr>
      </w:pPr>
    </w:p>
    <w:p w14:paraId="1B8D68F1" w14:textId="77777777" w:rsidR="00B17473" w:rsidRPr="00B16275" w:rsidRDefault="00B17473" w:rsidP="001D458F">
      <w:pPr>
        <w:spacing w:after="0"/>
        <w:rPr>
          <w:rFonts w:cs="Arial"/>
          <w:b/>
          <w:noProof/>
        </w:rPr>
      </w:pPr>
    </w:p>
    <w:p w14:paraId="1AFF9AD4" w14:textId="77777777" w:rsidR="00B17473" w:rsidRPr="00B16275" w:rsidRDefault="00B17473" w:rsidP="001D458F">
      <w:pPr>
        <w:spacing w:after="0"/>
        <w:rPr>
          <w:rFonts w:cs="Arial"/>
          <w:b/>
          <w:noProof/>
        </w:rPr>
      </w:pPr>
      <w:r w:rsidRPr="00B16275">
        <w:rPr>
          <w:rFonts w:cs="Arial"/>
          <w:b/>
          <w:noProof/>
        </w:rPr>
        <w:t>To set up your screen like the above screenshot, click Tools- Global Options</w:t>
      </w:r>
    </w:p>
    <w:p w14:paraId="5AE3701C" w14:textId="77777777" w:rsidR="00B17473" w:rsidRPr="00B16275" w:rsidRDefault="00B17473" w:rsidP="001D458F">
      <w:pPr>
        <w:spacing w:after="0"/>
        <w:rPr>
          <w:rFonts w:cs="Arial"/>
          <w:noProof/>
        </w:rPr>
      </w:pPr>
      <w:r w:rsidRPr="00B16275">
        <w:rPr>
          <w:rFonts w:cs="Arial"/>
          <w:noProof/>
        </w:rPr>
        <w:lastRenderedPageBreak/>
        <w:drawing>
          <wp:inline distT="0" distB="0" distL="0" distR="0" wp14:anchorId="39E2B34A" wp14:editId="4904F5EC">
            <wp:extent cx="6324600" cy="33192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26854" cy="3320427"/>
                    </a:xfrm>
                    <a:prstGeom prst="rect">
                      <a:avLst/>
                    </a:prstGeom>
                  </pic:spPr>
                </pic:pic>
              </a:graphicData>
            </a:graphic>
          </wp:inline>
        </w:drawing>
      </w:r>
    </w:p>
    <w:p w14:paraId="359E808B" w14:textId="77777777" w:rsidR="009A6895" w:rsidRPr="00B16275" w:rsidRDefault="009A6895" w:rsidP="001D458F">
      <w:pPr>
        <w:spacing w:after="0"/>
        <w:rPr>
          <w:rFonts w:cs="Arial"/>
          <w:noProof/>
        </w:rPr>
      </w:pPr>
    </w:p>
    <w:p w14:paraId="6250CBBE" w14:textId="77777777" w:rsidR="00B17473" w:rsidRPr="00B16275" w:rsidRDefault="00B17473" w:rsidP="001D458F">
      <w:pPr>
        <w:spacing w:after="0"/>
        <w:rPr>
          <w:rFonts w:cs="Arial"/>
          <w:b/>
          <w:noProof/>
        </w:rPr>
      </w:pPr>
      <w:r w:rsidRPr="00B16275">
        <w:rPr>
          <w:rFonts w:cs="Arial"/>
          <w:b/>
          <w:noProof/>
        </w:rPr>
        <w:t>In the General tab on the left, fill out the options like this:</w:t>
      </w:r>
    </w:p>
    <w:p w14:paraId="1CB624D2" w14:textId="77777777" w:rsidR="009A6895" w:rsidRPr="00B16275" w:rsidRDefault="009A6895" w:rsidP="001D458F">
      <w:pPr>
        <w:spacing w:after="0"/>
        <w:rPr>
          <w:rFonts w:cs="Arial"/>
          <w:b/>
          <w:noProof/>
        </w:rPr>
      </w:pPr>
    </w:p>
    <w:p w14:paraId="50A5359A" w14:textId="77777777" w:rsidR="00B17473" w:rsidRPr="00B16275" w:rsidRDefault="00B17473" w:rsidP="001D458F">
      <w:pPr>
        <w:spacing w:after="0"/>
        <w:rPr>
          <w:rFonts w:cs="Arial"/>
        </w:rPr>
      </w:pPr>
      <w:r w:rsidRPr="00B16275">
        <w:rPr>
          <w:rFonts w:cs="Arial"/>
          <w:noProof/>
        </w:rPr>
        <w:drawing>
          <wp:inline distT="0" distB="0" distL="0" distR="0" wp14:anchorId="5E5B48FB" wp14:editId="6F0BB4C0">
            <wp:extent cx="4652010" cy="46520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2010" cy="4652010"/>
                    </a:xfrm>
                    <a:prstGeom prst="rect">
                      <a:avLst/>
                    </a:prstGeom>
                  </pic:spPr>
                </pic:pic>
              </a:graphicData>
            </a:graphic>
          </wp:inline>
        </w:drawing>
      </w:r>
    </w:p>
    <w:p w14:paraId="6D063F44" w14:textId="77777777" w:rsidR="00B17473" w:rsidRPr="00B16275" w:rsidRDefault="00B17473" w:rsidP="001D458F">
      <w:pPr>
        <w:spacing w:after="0"/>
        <w:rPr>
          <w:rFonts w:cs="Arial"/>
          <w:b/>
          <w:noProof/>
        </w:rPr>
      </w:pPr>
    </w:p>
    <w:p w14:paraId="23B60A3E" w14:textId="77777777" w:rsidR="00B17473" w:rsidRPr="00B16275" w:rsidRDefault="00B17473" w:rsidP="001D458F">
      <w:pPr>
        <w:spacing w:after="0"/>
        <w:rPr>
          <w:rFonts w:cs="Arial"/>
          <w:b/>
          <w:noProof/>
        </w:rPr>
      </w:pPr>
      <w:r w:rsidRPr="00B16275">
        <w:rPr>
          <w:rFonts w:cs="Arial"/>
          <w:b/>
          <w:noProof/>
        </w:rPr>
        <w:t>In the Pane Layout tab (on the left), fill out the options like this:</w:t>
      </w:r>
    </w:p>
    <w:p w14:paraId="19B3ADCA" w14:textId="77777777" w:rsidR="00B17473" w:rsidRPr="00B16275" w:rsidRDefault="00B17473" w:rsidP="001D458F">
      <w:pPr>
        <w:spacing w:after="0"/>
        <w:rPr>
          <w:rFonts w:cs="Arial"/>
          <w:noProof/>
        </w:rPr>
      </w:pPr>
    </w:p>
    <w:p w14:paraId="1D1ED9E1" w14:textId="77777777" w:rsidR="00B17473" w:rsidRPr="00B16275" w:rsidRDefault="00B17473" w:rsidP="001D458F">
      <w:pPr>
        <w:spacing w:after="0"/>
        <w:rPr>
          <w:rFonts w:cs="Arial"/>
        </w:rPr>
      </w:pPr>
      <w:r w:rsidRPr="00B16275">
        <w:rPr>
          <w:rFonts w:cs="Arial"/>
          <w:noProof/>
        </w:rPr>
        <w:drawing>
          <wp:inline distT="0" distB="0" distL="0" distR="0" wp14:anchorId="2F221559" wp14:editId="4999CAE0">
            <wp:extent cx="5734050" cy="5715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4050" cy="5715000"/>
                    </a:xfrm>
                    <a:prstGeom prst="rect">
                      <a:avLst/>
                    </a:prstGeom>
                  </pic:spPr>
                </pic:pic>
              </a:graphicData>
            </a:graphic>
          </wp:inline>
        </w:drawing>
      </w:r>
    </w:p>
    <w:p w14:paraId="439948C2" w14:textId="77777777" w:rsidR="00B17473" w:rsidRPr="00B16275" w:rsidRDefault="00B17473" w:rsidP="001D458F">
      <w:pPr>
        <w:spacing w:after="0"/>
        <w:rPr>
          <w:rFonts w:cs="Arial"/>
        </w:rPr>
      </w:pPr>
    </w:p>
    <w:p w14:paraId="6A8900E8" w14:textId="77777777" w:rsidR="00B17473" w:rsidRPr="00B16275" w:rsidRDefault="00B17473" w:rsidP="001D458F">
      <w:pPr>
        <w:spacing w:after="0"/>
        <w:rPr>
          <w:rFonts w:cs="Arial"/>
          <w:b/>
        </w:rPr>
      </w:pPr>
      <w:r w:rsidRPr="00B16275">
        <w:rPr>
          <w:rFonts w:cs="Arial"/>
          <w:b/>
        </w:rPr>
        <w:t>If you have a file open, your screen will be set up as in the first screenshot above.</w:t>
      </w:r>
    </w:p>
    <w:p w14:paraId="24F4BA98" w14:textId="77777777" w:rsidR="00B17473" w:rsidRPr="00B16275" w:rsidRDefault="00B17473" w:rsidP="001D458F">
      <w:pPr>
        <w:spacing w:after="0"/>
        <w:jc w:val="center"/>
        <w:rPr>
          <w:rFonts w:cs="Arial"/>
          <w:b/>
        </w:rPr>
      </w:pPr>
    </w:p>
    <w:p w14:paraId="2C8BE888" w14:textId="77777777" w:rsidR="001C4122" w:rsidRDefault="00B17473" w:rsidP="001D458F">
      <w:pPr>
        <w:spacing w:after="0"/>
        <w:jc w:val="center"/>
        <w:rPr>
          <w:ins w:id="398" w:author="Wood, Jennifer - NRCS, Davis, CA" w:date="2016-07-19T13:35:00Z"/>
          <w:rFonts w:cs="Arial"/>
          <w:b/>
        </w:rPr>
        <w:sectPr w:rsidR="001C4122" w:rsidSect="004D3A39">
          <w:headerReference w:type="default" r:id="rId36"/>
          <w:pgSz w:w="12240" w:h="15840"/>
          <w:pgMar w:top="1080" w:right="1080" w:bottom="432" w:left="1080" w:header="720" w:footer="720" w:gutter="0"/>
          <w:cols w:space="720"/>
          <w:docGrid w:linePitch="360"/>
        </w:sectPr>
      </w:pPr>
      <w:proofErr w:type="gramStart"/>
      <w:r w:rsidRPr="00B16275">
        <w:rPr>
          <w:rFonts w:cs="Arial"/>
          <w:b/>
        </w:rPr>
        <w:t>That’s</w:t>
      </w:r>
      <w:proofErr w:type="gramEnd"/>
      <w:r w:rsidRPr="00B16275">
        <w:rPr>
          <w:rFonts w:cs="Arial"/>
          <w:b/>
        </w:rPr>
        <w:t xml:space="preserve"> It!</w:t>
      </w:r>
    </w:p>
    <w:p w14:paraId="5BA72BCA" w14:textId="470B223C" w:rsidR="00B17473" w:rsidRPr="001C4122" w:rsidDel="001C4122" w:rsidRDefault="00B17473" w:rsidP="001D458F">
      <w:pPr>
        <w:spacing w:after="0"/>
        <w:jc w:val="center"/>
        <w:rPr>
          <w:del w:id="399" w:author="Wood, Jennifer - NRCS, Davis, CA" w:date="2016-07-19T13:39:00Z"/>
          <w:rFonts w:ascii="Consolas" w:hAnsi="Consolas" w:cs="Consolas"/>
          <w:sz w:val="20"/>
          <w:szCs w:val="20"/>
          <w:rPrChange w:id="400" w:author="Wood, Jennifer - NRCS, Davis, CA" w:date="2016-07-19T13:37:00Z">
            <w:rPr>
              <w:del w:id="401" w:author="Wood, Jennifer - NRCS, Davis, CA" w:date="2016-07-19T13:39:00Z"/>
              <w:rFonts w:cs="Arial"/>
              <w:b/>
            </w:rPr>
          </w:rPrChange>
        </w:rPr>
      </w:pPr>
    </w:p>
    <w:p w14:paraId="3747C4AB" w14:textId="031C7ED0" w:rsidR="00B17473" w:rsidRPr="001C4122" w:rsidDel="00950E46" w:rsidRDefault="00B17473">
      <w:pPr>
        <w:spacing w:after="0"/>
        <w:rPr>
          <w:del w:id="402" w:author="Wood, Jennifer - NRCS, Davis, CA" w:date="2016-07-19T13:45:00Z"/>
          <w:rFonts w:ascii="Consolas" w:hAnsi="Consolas" w:cs="Consolas"/>
          <w:sz w:val="20"/>
          <w:szCs w:val="20"/>
          <w:rPrChange w:id="403" w:author="Wood, Jennifer - NRCS, Davis, CA" w:date="2016-07-19T13:37:00Z">
            <w:rPr>
              <w:del w:id="404" w:author="Wood, Jennifer - NRCS, Davis, CA" w:date="2016-07-19T13:45:00Z"/>
              <w:rFonts w:cs="Arial"/>
              <w:b/>
            </w:rPr>
          </w:rPrChange>
        </w:rPr>
        <w:pPrChange w:id="405" w:author="Wood, Jennifer - NRCS, Davis, CA" w:date="2016-07-19T13:36:00Z">
          <w:pPr>
            <w:spacing w:after="0"/>
            <w:jc w:val="center"/>
          </w:pPr>
        </w:pPrChange>
      </w:pPr>
    </w:p>
    <w:p w14:paraId="20CF96B8" w14:textId="28D41331" w:rsidR="00950E46" w:rsidRDefault="00950E46">
      <w:pPr>
        <w:pStyle w:val="Heading1"/>
        <w:rPr>
          <w:ins w:id="406" w:author="Wood, Jennifer - NRCS, Davis, CA" w:date="2016-07-19T14:34:00Z"/>
        </w:rPr>
        <w:pPrChange w:id="407" w:author="Wood, Jennifer - NRCS, Davis, CA" w:date="2016-07-19T14:33:00Z">
          <w:pPr/>
        </w:pPrChange>
      </w:pPr>
      <w:ins w:id="408" w:author="Wood, Jennifer - NRCS, Davis, CA" w:date="2016-07-19T13:46:00Z">
        <w:r w:rsidRPr="005A6206">
          <w:t xml:space="preserve">Appendix </w:t>
        </w:r>
        <w:r>
          <w:t>2</w:t>
        </w:r>
        <w:r w:rsidRPr="005A6206">
          <w:t xml:space="preserve"> – </w:t>
        </w:r>
        <w:r>
          <w:t>File Structure</w:t>
        </w:r>
      </w:ins>
    </w:p>
    <w:p w14:paraId="6AF0F69F" w14:textId="77777777" w:rsidR="002A1B5A" w:rsidRPr="002A1B5A" w:rsidRDefault="002A1B5A">
      <w:pPr>
        <w:rPr>
          <w:ins w:id="409" w:author="Wood, Jennifer - NRCS, Davis, CA" w:date="2016-07-19T13:45:00Z"/>
          <w:rPrChange w:id="410" w:author="Wood, Jennifer - NRCS, Davis, CA" w:date="2016-07-19T14:34:00Z">
            <w:rPr>
              <w:ins w:id="411" w:author="Wood, Jennifer - NRCS, Davis, CA" w:date="2016-07-19T13:45:00Z"/>
              <w:rFonts w:ascii="Consolas" w:hAnsi="Consolas" w:cs="Consolas"/>
              <w:sz w:val="20"/>
              <w:szCs w:val="20"/>
            </w:rPr>
          </w:rPrChange>
        </w:rPr>
      </w:pPr>
    </w:p>
    <w:p w14:paraId="76E00B8C" w14:textId="77777777" w:rsidR="00E310C1" w:rsidRPr="00E310C1" w:rsidRDefault="00E310C1" w:rsidP="00E310C1">
      <w:pPr>
        <w:spacing w:after="0" w:line="240" w:lineRule="auto"/>
        <w:rPr>
          <w:ins w:id="412" w:author="Wood, Jennifer - NRCS, Davis, CA" w:date="2016-07-21T13:26:00Z"/>
          <w:rFonts w:ascii="Consolas" w:hAnsi="Consolas" w:cs="Consolas"/>
          <w:sz w:val="20"/>
          <w:szCs w:val="20"/>
        </w:rPr>
      </w:pPr>
      <w:proofErr w:type="gramStart"/>
      <w:ins w:id="413" w:author="Wood, Jennifer - NRCS, Davis, CA" w:date="2016-07-21T13:26:00Z">
        <w:r w:rsidRPr="00E310C1">
          <w:rPr>
            <w:rFonts w:ascii="Consolas" w:hAnsi="Consolas" w:cs="Consolas"/>
            <w:sz w:val="20"/>
            <w:szCs w:val="20"/>
          </w:rPr>
          <w:t>1  Directory</w:t>
        </w:r>
        <w:proofErr w:type="gramEnd"/>
        <w:r w:rsidRPr="00E310C1">
          <w:rPr>
            <w:rFonts w:ascii="Consolas" w:hAnsi="Consolas" w:cs="Consolas"/>
            <w:sz w:val="20"/>
            <w:szCs w:val="20"/>
          </w:rPr>
          <w:t xml:space="preserve"> Structure                                                                </w:t>
        </w:r>
      </w:ins>
    </w:p>
    <w:p w14:paraId="0C27EF6D" w14:textId="77777777" w:rsidR="00E310C1" w:rsidRPr="00E310C1" w:rsidRDefault="00E310C1" w:rsidP="00E310C1">
      <w:pPr>
        <w:spacing w:after="0" w:line="240" w:lineRule="auto"/>
        <w:rPr>
          <w:ins w:id="414" w:author="Wood, Jennifer - NRCS, Davis, CA" w:date="2016-07-21T13:26:00Z"/>
          <w:rFonts w:ascii="Consolas" w:hAnsi="Consolas" w:cs="Consolas"/>
          <w:sz w:val="20"/>
          <w:szCs w:val="20"/>
        </w:rPr>
      </w:pPr>
      <w:proofErr w:type="gramStart"/>
      <w:ins w:id="415" w:author="Wood, Jennifer - NRCS, Davis, CA" w:date="2016-07-21T13:26:00Z">
        <w:r w:rsidRPr="00E310C1">
          <w:rPr>
            <w:rFonts w:ascii="Consolas" w:hAnsi="Consolas" w:cs="Consolas"/>
            <w:sz w:val="20"/>
            <w:szCs w:val="20"/>
          </w:rPr>
          <w:t>2</w:t>
        </w:r>
        <w:proofErr w:type="gramEnd"/>
        <w:r w:rsidRPr="00E310C1">
          <w:rPr>
            <w:rFonts w:ascii="Consolas" w:hAnsi="Consolas" w:cs="Consolas"/>
            <w:sz w:val="20"/>
            <w:szCs w:val="20"/>
          </w:rPr>
          <w:t xml:space="preserve">   ¦--Davis Server</w:t>
        </w:r>
        <w:r w:rsidRPr="00E310C1">
          <w:rPr>
            <w:rFonts w:ascii="Consolas" w:hAnsi="Consolas" w:cs="Consolas"/>
            <w:sz w:val="20"/>
            <w:szCs w:val="20"/>
          </w:rPr>
          <w:tab/>
        </w:r>
        <w:r w:rsidRPr="00E310C1">
          <w:rPr>
            <w:rFonts w:ascii="Consolas" w:hAnsi="Consolas" w:cs="Consolas"/>
            <w:sz w:val="20"/>
            <w:szCs w:val="20"/>
          </w:rPr>
          <w:tab/>
        </w:r>
        <w:r w:rsidRPr="00E310C1">
          <w:rPr>
            <w:rFonts w:ascii="Consolas" w:hAnsi="Consolas" w:cs="Consolas"/>
            <w:sz w:val="20"/>
            <w:szCs w:val="20"/>
          </w:rPr>
          <w:tab/>
        </w:r>
        <w:r w:rsidRPr="00E310C1">
          <w:rPr>
            <w:rFonts w:ascii="Consolas" w:hAnsi="Consolas" w:cs="Consolas"/>
            <w:sz w:val="20"/>
            <w:szCs w:val="20"/>
          </w:rPr>
          <w:tab/>
        </w:r>
        <w:r w:rsidRPr="00E310C1">
          <w:rPr>
            <w:rFonts w:ascii="Consolas" w:hAnsi="Consolas" w:cs="Consolas"/>
            <w:sz w:val="20"/>
            <w:szCs w:val="20"/>
          </w:rPr>
          <w:tab/>
        </w:r>
        <w:r w:rsidRPr="00E310C1">
          <w:rPr>
            <w:rFonts w:ascii="Consolas" w:hAnsi="Consolas" w:cs="Consolas"/>
            <w:sz w:val="20"/>
            <w:szCs w:val="20"/>
          </w:rPr>
          <w:tab/>
        </w:r>
        <w:r w:rsidRPr="00E310C1">
          <w:rPr>
            <w:rFonts w:ascii="Consolas" w:hAnsi="Consolas" w:cs="Consolas"/>
            <w:sz w:val="20"/>
            <w:szCs w:val="20"/>
          </w:rPr>
          <w:tab/>
          <w:t xml:space="preserve">    files and folders provided to you</w:t>
        </w:r>
      </w:ins>
    </w:p>
    <w:p w14:paraId="7318DBEC" w14:textId="77777777" w:rsidR="00E310C1" w:rsidRPr="00E310C1" w:rsidRDefault="00E310C1" w:rsidP="00E310C1">
      <w:pPr>
        <w:spacing w:after="0" w:line="240" w:lineRule="auto"/>
        <w:rPr>
          <w:ins w:id="416" w:author="Wood, Jennifer - NRCS, Davis, CA" w:date="2016-07-21T13:26:00Z"/>
          <w:rFonts w:ascii="Consolas" w:hAnsi="Consolas" w:cs="Consolas"/>
          <w:sz w:val="20"/>
          <w:szCs w:val="20"/>
        </w:rPr>
      </w:pPr>
      <w:ins w:id="417" w:author="Wood, Jennifer - NRCS, Davis, CA" w:date="2016-07-21T13:26:00Z">
        <w:r w:rsidRPr="00E310C1">
          <w:rPr>
            <w:rFonts w:ascii="Consolas" w:hAnsi="Consolas" w:cs="Consolas"/>
            <w:sz w:val="20"/>
            <w:szCs w:val="20"/>
          </w:rPr>
          <w:t>3   ¦   °--</w:t>
        </w:r>
        <w:proofErr w:type="spellStart"/>
        <w:r w:rsidRPr="00E310C1">
          <w:rPr>
            <w:rFonts w:ascii="Consolas" w:hAnsi="Consolas" w:cs="Consolas"/>
            <w:sz w:val="20"/>
            <w:szCs w:val="20"/>
          </w:rPr>
          <w:t>geodata</w:t>
        </w:r>
        <w:proofErr w:type="spellEnd"/>
        <w:r w:rsidRPr="00E310C1">
          <w:rPr>
            <w:rFonts w:ascii="Consolas" w:hAnsi="Consolas" w:cs="Consolas"/>
            <w:sz w:val="20"/>
            <w:szCs w:val="20"/>
          </w:rPr>
          <w:t xml:space="preserve">/project data/                                                                </w:t>
        </w:r>
      </w:ins>
    </w:p>
    <w:p w14:paraId="1BB9D6D6" w14:textId="77777777" w:rsidR="00E310C1" w:rsidRPr="00E310C1" w:rsidRDefault="00E310C1" w:rsidP="00E310C1">
      <w:pPr>
        <w:spacing w:after="0" w:line="240" w:lineRule="auto"/>
        <w:rPr>
          <w:ins w:id="418" w:author="Wood, Jennifer - NRCS, Davis, CA" w:date="2016-07-21T13:26:00Z"/>
          <w:rFonts w:ascii="Consolas" w:hAnsi="Consolas" w:cs="Consolas"/>
          <w:sz w:val="20"/>
          <w:szCs w:val="20"/>
        </w:rPr>
      </w:pPr>
      <w:proofErr w:type="gramStart"/>
      <w:ins w:id="419" w:author="Wood, Jennifer - NRCS, Davis, CA" w:date="2016-07-21T13:26:00Z">
        <w:r w:rsidRPr="00E310C1">
          <w:rPr>
            <w:rFonts w:ascii="Consolas" w:hAnsi="Consolas" w:cs="Consolas"/>
            <w:sz w:val="20"/>
            <w:szCs w:val="20"/>
          </w:rPr>
          <w:t>4</w:t>
        </w:r>
        <w:proofErr w:type="gramEnd"/>
        <w:r w:rsidRPr="00E310C1">
          <w:rPr>
            <w:rFonts w:ascii="Consolas" w:hAnsi="Consolas" w:cs="Consolas"/>
            <w:sz w:val="20"/>
            <w:szCs w:val="20"/>
          </w:rPr>
          <w:t xml:space="preserve">   ¦       ¦--MuSum_10m_MSSO/                                           10m DEM and derivatives</w:t>
        </w:r>
      </w:ins>
    </w:p>
    <w:p w14:paraId="43738B03" w14:textId="77777777" w:rsidR="00E310C1" w:rsidRPr="00E310C1" w:rsidRDefault="00E310C1" w:rsidP="00E310C1">
      <w:pPr>
        <w:spacing w:after="0" w:line="240" w:lineRule="auto"/>
        <w:rPr>
          <w:ins w:id="420" w:author="Wood, Jennifer - NRCS, Davis, CA" w:date="2016-07-21T13:26:00Z"/>
          <w:rFonts w:ascii="Consolas" w:hAnsi="Consolas" w:cs="Consolas"/>
          <w:sz w:val="20"/>
          <w:szCs w:val="20"/>
        </w:rPr>
      </w:pPr>
      <w:proofErr w:type="gramStart"/>
      <w:ins w:id="421" w:author="Wood, Jennifer - NRCS, Davis, CA" w:date="2016-07-21T13:26:00Z">
        <w:r w:rsidRPr="00E310C1">
          <w:rPr>
            <w:rFonts w:ascii="Consolas" w:hAnsi="Consolas" w:cs="Consolas"/>
            <w:sz w:val="20"/>
            <w:szCs w:val="20"/>
          </w:rPr>
          <w:t>5</w:t>
        </w:r>
        <w:proofErr w:type="gramEnd"/>
        <w:r w:rsidRPr="00E310C1">
          <w:rPr>
            <w:rFonts w:ascii="Consolas" w:hAnsi="Consolas" w:cs="Consolas"/>
            <w:sz w:val="20"/>
            <w:szCs w:val="20"/>
          </w:rPr>
          <w:t xml:space="preserve">   ¦       ¦--MUSum_30m_SSR2/                                           30m DEM and derivatives</w:t>
        </w:r>
      </w:ins>
    </w:p>
    <w:p w14:paraId="42A8BF91" w14:textId="77777777" w:rsidR="00E310C1" w:rsidRPr="00E310C1" w:rsidRDefault="00E310C1" w:rsidP="00E310C1">
      <w:pPr>
        <w:spacing w:after="0" w:line="240" w:lineRule="auto"/>
        <w:rPr>
          <w:ins w:id="422" w:author="Wood, Jennifer - NRCS, Davis, CA" w:date="2016-07-21T13:26:00Z"/>
          <w:rFonts w:ascii="Consolas" w:hAnsi="Consolas" w:cs="Consolas"/>
          <w:sz w:val="20"/>
          <w:szCs w:val="20"/>
        </w:rPr>
      </w:pPr>
      <w:proofErr w:type="gramStart"/>
      <w:ins w:id="423" w:author="Wood, Jennifer - NRCS, Davis, CA" w:date="2016-07-21T13:26:00Z">
        <w:r w:rsidRPr="00E310C1">
          <w:rPr>
            <w:rFonts w:ascii="Consolas" w:hAnsi="Consolas" w:cs="Consolas"/>
            <w:sz w:val="20"/>
            <w:szCs w:val="20"/>
          </w:rPr>
          <w:t>6   ¦</w:t>
        </w:r>
        <w:proofErr w:type="gramEnd"/>
        <w:r w:rsidRPr="00E310C1">
          <w:rPr>
            <w:rFonts w:ascii="Consolas" w:hAnsi="Consolas" w:cs="Consolas"/>
            <w:sz w:val="20"/>
            <w:szCs w:val="20"/>
          </w:rPr>
          <w:t xml:space="preserve">       ¦--</w:t>
        </w:r>
        <w:proofErr w:type="spellStart"/>
        <w:r w:rsidRPr="00E310C1">
          <w:rPr>
            <w:rFonts w:ascii="Consolas" w:hAnsi="Consolas" w:cs="Consolas"/>
            <w:sz w:val="20"/>
            <w:szCs w:val="20"/>
          </w:rPr>
          <w:t>MUSum_Curvature</w:t>
        </w:r>
        <w:proofErr w:type="spellEnd"/>
        <w:r w:rsidRPr="00E310C1">
          <w:rPr>
            <w:rFonts w:ascii="Consolas" w:hAnsi="Consolas" w:cs="Consolas"/>
            <w:sz w:val="20"/>
            <w:szCs w:val="20"/>
          </w:rPr>
          <w:t>/                                            30m curvature classes</w:t>
        </w:r>
      </w:ins>
    </w:p>
    <w:p w14:paraId="5EC9F078" w14:textId="77777777" w:rsidR="00E310C1" w:rsidRPr="00E310C1" w:rsidRDefault="00E310C1" w:rsidP="00E310C1">
      <w:pPr>
        <w:spacing w:after="0" w:line="240" w:lineRule="auto"/>
        <w:rPr>
          <w:ins w:id="424" w:author="Wood, Jennifer - NRCS, Davis, CA" w:date="2016-07-21T13:26:00Z"/>
          <w:rFonts w:ascii="Consolas" w:hAnsi="Consolas" w:cs="Consolas"/>
          <w:sz w:val="20"/>
          <w:szCs w:val="20"/>
        </w:rPr>
      </w:pPr>
      <w:proofErr w:type="gramStart"/>
      <w:ins w:id="425" w:author="Wood, Jennifer - NRCS, Davis, CA" w:date="2016-07-21T13:26:00Z">
        <w:r w:rsidRPr="00E310C1">
          <w:rPr>
            <w:rFonts w:ascii="Consolas" w:hAnsi="Consolas" w:cs="Consolas"/>
            <w:sz w:val="20"/>
            <w:szCs w:val="20"/>
          </w:rPr>
          <w:t>7   ¦</w:t>
        </w:r>
        <w:proofErr w:type="gramEnd"/>
        <w:r w:rsidRPr="00E310C1">
          <w:rPr>
            <w:rFonts w:ascii="Consolas" w:hAnsi="Consolas" w:cs="Consolas"/>
            <w:sz w:val="20"/>
            <w:szCs w:val="20"/>
          </w:rPr>
          <w:t xml:space="preserve">       ¦--</w:t>
        </w:r>
        <w:proofErr w:type="spellStart"/>
        <w:r w:rsidRPr="00E310C1">
          <w:rPr>
            <w:rFonts w:ascii="Consolas" w:hAnsi="Consolas" w:cs="Consolas"/>
            <w:sz w:val="20"/>
            <w:szCs w:val="20"/>
          </w:rPr>
          <w:t>MUSum_Geomorphons</w:t>
        </w:r>
        <w:proofErr w:type="spellEnd"/>
        <w:r w:rsidRPr="00E310C1">
          <w:rPr>
            <w:rFonts w:ascii="Consolas" w:hAnsi="Consolas" w:cs="Consolas"/>
            <w:sz w:val="20"/>
            <w:szCs w:val="20"/>
          </w:rPr>
          <w:t>/                                          30m landform elements</w:t>
        </w:r>
      </w:ins>
    </w:p>
    <w:p w14:paraId="041B20C9" w14:textId="77777777" w:rsidR="00E310C1" w:rsidRPr="00E310C1" w:rsidRDefault="00E310C1" w:rsidP="00E310C1">
      <w:pPr>
        <w:spacing w:after="0" w:line="240" w:lineRule="auto"/>
        <w:rPr>
          <w:ins w:id="426" w:author="Wood, Jennifer - NRCS, Davis, CA" w:date="2016-07-21T13:26:00Z"/>
          <w:rFonts w:ascii="Consolas" w:hAnsi="Consolas" w:cs="Consolas"/>
          <w:sz w:val="20"/>
          <w:szCs w:val="20"/>
        </w:rPr>
      </w:pPr>
      <w:proofErr w:type="gramStart"/>
      <w:ins w:id="427" w:author="Wood, Jennifer - NRCS, Davis, CA" w:date="2016-07-21T13:26:00Z">
        <w:r w:rsidRPr="00E310C1">
          <w:rPr>
            <w:rFonts w:ascii="Consolas" w:hAnsi="Consolas" w:cs="Consolas"/>
            <w:sz w:val="20"/>
            <w:szCs w:val="20"/>
          </w:rPr>
          <w:t>8   ¦</w:t>
        </w:r>
        <w:proofErr w:type="gramEnd"/>
        <w:r w:rsidRPr="00E310C1">
          <w:rPr>
            <w:rFonts w:ascii="Consolas" w:hAnsi="Consolas" w:cs="Consolas"/>
            <w:sz w:val="20"/>
            <w:szCs w:val="20"/>
          </w:rPr>
          <w:t xml:space="preserve">       ¦--</w:t>
        </w:r>
        <w:proofErr w:type="spellStart"/>
        <w:r w:rsidRPr="00E310C1">
          <w:rPr>
            <w:rFonts w:ascii="Consolas" w:hAnsi="Consolas" w:cs="Consolas"/>
            <w:sz w:val="20"/>
            <w:szCs w:val="20"/>
          </w:rPr>
          <w:t>MUSum_PRISM</w:t>
        </w:r>
        <w:proofErr w:type="spellEnd"/>
        <w:r w:rsidRPr="00E310C1">
          <w:rPr>
            <w:rFonts w:ascii="Consolas" w:hAnsi="Consolas" w:cs="Consolas"/>
            <w:sz w:val="20"/>
            <w:szCs w:val="20"/>
          </w:rPr>
          <w:t>/                                                    800m climate data</w:t>
        </w:r>
      </w:ins>
    </w:p>
    <w:p w14:paraId="1FC575CB" w14:textId="77777777" w:rsidR="00E310C1" w:rsidRPr="00E310C1" w:rsidRDefault="00E310C1" w:rsidP="00E310C1">
      <w:pPr>
        <w:spacing w:after="0" w:line="240" w:lineRule="auto"/>
        <w:rPr>
          <w:ins w:id="428" w:author="Wood, Jennifer - NRCS, Davis, CA" w:date="2016-07-21T13:26:00Z"/>
          <w:rFonts w:ascii="Consolas" w:hAnsi="Consolas" w:cs="Consolas"/>
          <w:sz w:val="20"/>
          <w:szCs w:val="20"/>
        </w:rPr>
      </w:pPr>
      <w:proofErr w:type="gramStart"/>
      <w:ins w:id="429" w:author="Wood, Jennifer - NRCS, Davis, CA" w:date="2016-07-21T13:26:00Z">
        <w:r w:rsidRPr="00E310C1">
          <w:rPr>
            <w:rFonts w:ascii="Consolas" w:hAnsi="Consolas" w:cs="Consolas"/>
            <w:sz w:val="20"/>
            <w:szCs w:val="20"/>
          </w:rPr>
          <w:t>9   ¦</w:t>
        </w:r>
        <w:proofErr w:type="gramEnd"/>
        <w:r w:rsidRPr="00E310C1">
          <w:rPr>
            <w:rFonts w:ascii="Consolas" w:hAnsi="Consolas" w:cs="Consolas"/>
            <w:sz w:val="20"/>
            <w:szCs w:val="20"/>
          </w:rPr>
          <w:t xml:space="preserve">       °--</w:t>
        </w:r>
        <w:proofErr w:type="spellStart"/>
        <w:r w:rsidRPr="00E310C1">
          <w:rPr>
            <w:rFonts w:ascii="Consolas" w:hAnsi="Consolas" w:cs="Consolas"/>
            <w:sz w:val="20"/>
            <w:szCs w:val="20"/>
          </w:rPr>
          <w:t>MUSum_reports</w:t>
        </w:r>
        <w:proofErr w:type="spellEnd"/>
        <w:r w:rsidRPr="00E310C1">
          <w:rPr>
            <w:rFonts w:ascii="Consolas" w:hAnsi="Consolas" w:cs="Consolas"/>
            <w:sz w:val="20"/>
            <w:szCs w:val="20"/>
          </w:rPr>
          <w:t>/                                           master copies of R-files</w:t>
        </w:r>
      </w:ins>
    </w:p>
    <w:p w14:paraId="7544BE1E" w14:textId="77777777" w:rsidR="00E310C1" w:rsidRPr="00E310C1" w:rsidRDefault="00E310C1" w:rsidP="00E310C1">
      <w:pPr>
        <w:spacing w:after="0" w:line="240" w:lineRule="auto"/>
        <w:rPr>
          <w:ins w:id="430" w:author="Wood, Jennifer - NRCS, Davis, CA" w:date="2016-07-21T13:26:00Z"/>
          <w:rFonts w:ascii="Consolas" w:hAnsi="Consolas" w:cs="Consolas"/>
          <w:sz w:val="20"/>
          <w:szCs w:val="20"/>
        </w:rPr>
      </w:pPr>
      <w:proofErr w:type="gramStart"/>
      <w:ins w:id="431" w:author="Wood, Jennifer - NRCS, Davis, CA" w:date="2016-07-21T13:26:00Z">
        <w:r w:rsidRPr="00E310C1">
          <w:rPr>
            <w:rFonts w:ascii="Consolas" w:hAnsi="Consolas" w:cs="Consolas"/>
            <w:sz w:val="20"/>
            <w:szCs w:val="20"/>
          </w:rPr>
          <w:t>10  ¦</w:t>
        </w:r>
        <w:proofErr w:type="gramEnd"/>
        <w:r w:rsidRPr="00E310C1">
          <w:rPr>
            <w:rFonts w:ascii="Consolas" w:hAnsi="Consolas" w:cs="Consolas"/>
            <w:sz w:val="20"/>
            <w:szCs w:val="20"/>
          </w:rPr>
          <w:t xml:space="preserve">   --</w:t>
        </w:r>
        <w:proofErr w:type="spellStart"/>
        <w:r w:rsidRPr="00E310C1">
          <w:rPr>
            <w:rFonts w:ascii="Consolas" w:hAnsi="Consolas" w:cs="Consolas"/>
            <w:sz w:val="20"/>
            <w:szCs w:val="20"/>
          </w:rPr>
          <w:t>geodata</w:t>
        </w:r>
        <w:proofErr w:type="spellEnd"/>
        <w:r w:rsidRPr="00E310C1">
          <w:rPr>
            <w:rFonts w:ascii="Consolas" w:hAnsi="Consolas" w:cs="Consolas"/>
            <w:sz w:val="20"/>
            <w:szCs w:val="20"/>
          </w:rPr>
          <w:t>/elevation/derivatives/</w:t>
        </w:r>
      </w:ins>
    </w:p>
    <w:p w14:paraId="693E68C7" w14:textId="77777777" w:rsidR="00E310C1" w:rsidRPr="00E310C1" w:rsidRDefault="00E310C1" w:rsidP="00E310C1">
      <w:pPr>
        <w:spacing w:after="0" w:line="240" w:lineRule="auto"/>
        <w:rPr>
          <w:ins w:id="432" w:author="Wood, Jennifer - NRCS, Davis, CA" w:date="2016-07-21T13:26:00Z"/>
          <w:rFonts w:ascii="Consolas" w:hAnsi="Consolas" w:cs="Consolas"/>
          <w:sz w:val="20"/>
          <w:szCs w:val="20"/>
        </w:rPr>
      </w:pPr>
      <w:proofErr w:type="gramStart"/>
      <w:ins w:id="433" w:author="Wood, Jennifer - NRCS, Davis, CA" w:date="2016-07-21T13:26:00Z">
        <w:r w:rsidRPr="00E310C1">
          <w:rPr>
            <w:rFonts w:ascii="Consolas" w:hAnsi="Consolas" w:cs="Consolas"/>
            <w:sz w:val="20"/>
            <w:szCs w:val="20"/>
          </w:rPr>
          <w:t>11  ¦</w:t>
        </w:r>
        <w:proofErr w:type="gramEnd"/>
        <w:r w:rsidRPr="00E310C1">
          <w:rPr>
            <w:rFonts w:ascii="Consolas" w:hAnsi="Consolas" w:cs="Consolas"/>
            <w:sz w:val="20"/>
            <w:szCs w:val="20"/>
          </w:rPr>
          <w:tab/>
        </w:r>
        <w:r w:rsidRPr="00E310C1">
          <w:rPr>
            <w:rFonts w:ascii="Consolas" w:hAnsi="Consolas" w:cs="Consolas"/>
            <w:sz w:val="20"/>
            <w:szCs w:val="20"/>
          </w:rPr>
          <w:tab/>
          <w:t>--HillShades_10m_MLRA</w:t>
        </w:r>
      </w:ins>
    </w:p>
    <w:p w14:paraId="1A467914" w14:textId="77777777" w:rsidR="00E310C1" w:rsidRPr="00E310C1" w:rsidRDefault="00E310C1" w:rsidP="00E310C1">
      <w:pPr>
        <w:spacing w:after="0" w:line="240" w:lineRule="auto"/>
        <w:rPr>
          <w:ins w:id="434" w:author="Wood, Jennifer - NRCS, Davis, CA" w:date="2016-07-21T13:26:00Z"/>
          <w:rFonts w:ascii="Consolas" w:hAnsi="Consolas" w:cs="Consolas"/>
          <w:sz w:val="20"/>
          <w:szCs w:val="20"/>
        </w:rPr>
      </w:pPr>
      <w:proofErr w:type="gramStart"/>
      <w:ins w:id="435" w:author="Wood, Jennifer - NRCS, Davis, CA" w:date="2016-07-21T13:26:00Z">
        <w:r w:rsidRPr="00E310C1">
          <w:rPr>
            <w:rFonts w:ascii="Consolas" w:hAnsi="Consolas" w:cs="Consolas"/>
            <w:sz w:val="20"/>
            <w:szCs w:val="20"/>
          </w:rPr>
          <w:t>12  ¦</w:t>
        </w:r>
        <w:proofErr w:type="gramEnd"/>
        <w:r w:rsidRPr="00E310C1">
          <w:rPr>
            <w:rFonts w:ascii="Consolas" w:hAnsi="Consolas" w:cs="Consolas"/>
            <w:sz w:val="20"/>
            <w:szCs w:val="20"/>
          </w:rPr>
          <w:t>--MSSO shared data drive                       report runs faster from copies on local disk</w:t>
        </w:r>
      </w:ins>
    </w:p>
    <w:p w14:paraId="1C9FC57E" w14:textId="77777777" w:rsidR="00E310C1" w:rsidRPr="00E310C1" w:rsidRDefault="00E310C1" w:rsidP="00E310C1">
      <w:pPr>
        <w:spacing w:after="0" w:line="240" w:lineRule="auto"/>
        <w:rPr>
          <w:ins w:id="436" w:author="Wood, Jennifer - NRCS, Davis, CA" w:date="2016-07-21T13:26:00Z"/>
          <w:rFonts w:ascii="Consolas" w:hAnsi="Consolas" w:cs="Consolas"/>
          <w:sz w:val="20"/>
          <w:szCs w:val="20"/>
        </w:rPr>
      </w:pPr>
      <w:ins w:id="437" w:author="Wood, Jennifer - NRCS, Davis, CA" w:date="2016-07-21T13:26:00Z">
        <w:r w:rsidRPr="00E310C1">
          <w:rPr>
            <w:rFonts w:ascii="Consolas" w:hAnsi="Consolas" w:cs="Consolas"/>
            <w:sz w:val="20"/>
            <w:szCs w:val="20"/>
          </w:rPr>
          <w:tab/>
        </w:r>
        <w:r w:rsidRPr="00E310C1">
          <w:rPr>
            <w:rFonts w:ascii="Consolas" w:hAnsi="Consolas" w:cs="Consolas"/>
            <w:sz w:val="20"/>
            <w:szCs w:val="20"/>
          </w:rPr>
          <w:tab/>
        </w:r>
        <w:r w:rsidRPr="00E310C1">
          <w:rPr>
            <w:rFonts w:ascii="Consolas" w:hAnsi="Consolas" w:cs="Consolas"/>
            <w:sz w:val="20"/>
            <w:szCs w:val="20"/>
          </w:rPr>
          <w:tab/>
        </w:r>
        <w:r w:rsidRPr="00E310C1">
          <w:rPr>
            <w:rFonts w:ascii="Consolas" w:hAnsi="Consolas" w:cs="Consolas"/>
            <w:sz w:val="20"/>
            <w:szCs w:val="20"/>
          </w:rPr>
          <w:tab/>
          <w:t xml:space="preserve">     </w:t>
        </w:r>
        <w:proofErr w:type="gramStart"/>
        <w:r w:rsidRPr="00E310C1">
          <w:rPr>
            <w:rFonts w:ascii="Consolas" w:hAnsi="Consolas" w:cs="Consolas"/>
            <w:sz w:val="20"/>
            <w:szCs w:val="20"/>
          </w:rPr>
          <w:t>you</w:t>
        </w:r>
        <w:proofErr w:type="gramEnd"/>
        <w:r w:rsidRPr="00E310C1">
          <w:rPr>
            <w:rFonts w:ascii="Consolas" w:hAnsi="Consolas" w:cs="Consolas"/>
            <w:sz w:val="20"/>
            <w:szCs w:val="20"/>
          </w:rPr>
          <w:t xml:space="preserve"> may choose to make copies of these folders on your local disk</w:t>
        </w:r>
      </w:ins>
    </w:p>
    <w:p w14:paraId="3868225B" w14:textId="77777777" w:rsidR="00E310C1" w:rsidRPr="00E310C1" w:rsidRDefault="00E310C1" w:rsidP="00E310C1">
      <w:pPr>
        <w:spacing w:after="0" w:line="240" w:lineRule="auto"/>
        <w:rPr>
          <w:ins w:id="438" w:author="Wood, Jennifer - NRCS, Davis, CA" w:date="2016-07-21T13:26:00Z"/>
          <w:rFonts w:ascii="Consolas" w:hAnsi="Consolas" w:cs="Consolas"/>
          <w:sz w:val="20"/>
          <w:szCs w:val="20"/>
        </w:rPr>
      </w:pPr>
      <w:proofErr w:type="gramStart"/>
      <w:ins w:id="439" w:author="Wood, Jennifer - NRCS, Davis, CA" w:date="2016-07-21T13:26:00Z">
        <w:r w:rsidRPr="00E310C1">
          <w:rPr>
            <w:rFonts w:ascii="Consolas" w:hAnsi="Consolas" w:cs="Consolas"/>
            <w:sz w:val="20"/>
            <w:szCs w:val="20"/>
          </w:rPr>
          <w:t>13  ¦</w:t>
        </w:r>
        <w:proofErr w:type="gramEnd"/>
        <w:r w:rsidRPr="00E310C1">
          <w:rPr>
            <w:rFonts w:ascii="Consolas" w:hAnsi="Consolas" w:cs="Consolas"/>
            <w:sz w:val="20"/>
            <w:szCs w:val="20"/>
          </w:rPr>
          <w:t xml:space="preserve">   ¦--</w:t>
        </w:r>
        <w:proofErr w:type="spellStart"/>
        <w:r w:rsidRPr="00E310C1">
          <w:rPr>
            <w:rFonts w:ascii="Consolas" w:hAnsi="Consolas" w:cs="Consolas"/>
            <w:sz w:val="20"/>
            <w:szCs w:val="20"/>
          </w:rPr>
          <w:t>geodata</w:t>
        </w:r>
        <w:proofErr w:type="spellEnd"/>
        <w:r w:rsidRPr="00E310C1">
          <w:rPr>
            <w:rFonts w:ascii="Consolas" w:hAnsi="Consolas" w:cs="Consolas"/>
            <w:sz w:val="20"/>
            <w:szCs w:val="20"/>
          </w:rPr>
          <w:t xml:space="preserve">/project data/                                                                </w:t>
        </w:r>
      </w:ins>
    </w:p>
    <w:p w14:paraId="0DFABDA6" w14:textId="77777777" w:rsidR="00E310C1" w:rsidRPr="00E310C1" w:rsidRDefault="00E310C1" w:rsidP="00E310C1">
      <w:pPr>
        <w:spacing w:after="0" w:line="240" w:lineRule="auto"/>
        <w:rPr>
          <w:ins w:id="440" w:author="Wood, Jennifer - NRCS, Davis, CA" w:date="2016-07-21T13:26:00Z"/>
          <w:rFonts w:ascii="Consolas" w:hAnsi="Consolas" w:cs="Consolas"/>
          <w:sz w:val="20"/>
          <w:szCs w:val="20"/>
        </w:rPr>
      </w:pPr>
      <w:proofErr w:type="gramStart"/>
      <w:ins w:id="441" w:author="Wood, Jennifer - NRCS, Davis, CA" w:date="2016-07-21T13:26:00Z">
        <w:r w:rsidRPr="00E310C1">
          <w:rPr>
            <w:rFonts w:ascii="Consolas" w:hAnsi="Consolas" w:cs="Consolas"/>
            <w:sz w:val="20"/>
            <w:szCs w:val="20"/>
          </w:rPr>
          <w:t>14  ¦</w:t>
        </w:r>
        <w:proofErr w:type="gramEnd"/>
        <w:r w:rsidRPr="00E310C1">
          <w:rPr>
            <w:rFonts w:ascii="Consolas" w:hAnsi="Consolas" w:cs="Consolas"/>
            <w:sz w:val="20"/>
            <w:szCs w:val="20"/>
          </w:rPr>
          <w:t xml:space="preserve">   ¦   ¦--MuSum_10m_MSSO/                                           10m DEM and derivatives</w:t>
        </w:r>
      </w:ins>
    </w:p>
    <w:p w14:paraId="674A52CF" w14:textId="77777777" w:rsidR="00E310C1" w:rsidRPr="00E310C1" w:rsidRDefault="00E310C1" w:rsidP="00E310C1">
      <w:pPr>
        <w:spacing w:after="0" w:line="240" w:lineRule="auto"/>
        <w:rPr>
          <w:ins w:id="442" w:author="Wood, Jennifer - NRCS, Davis, CA" w:date="2016-07-21T13:26:00Z"/>
          <w:rFonts w:ascii="Consolas" w:hAnsi="Consolas" w:cs="Consolas"/>
          <w:sz w:val="20"/>
          <w:szCs w:val="20"/>
        </w:rPr>
      </w:pPr>
      <w:proofErr w:type="gramStart"/>
      <w:ins w:id="443" w:author="Wood, Jennifer - NRCS, Davis, CA" w:date="2016-07-21T13:26:00Z">
        <w:r w:rsidRPr="00E310C1">
          <w:rPr>
            <w:rFonts w:ascii="Consolas" w:hAnsi="Consolas" w:cs="Consolas"/>
            <w:sz w:val="20"/>
            <w:szCs w:val="20"/>
          </w:rPr>
          <w:t>15  ¦</w:t>
        </w:r>
        <w:proofErr w:type="gramEnd"/>
        <w:r w:rsidRPr="00E310C1">
          <w:rPr>
            <w:rFonts w:ascii="Consolas" w:hAnsi="Consolas" w:cs="Consolas"/>
            <w:sz w:val="20"/>
            <w:szCs w:val="20"/>
          </w:rPr>
          <w:t xml:space="preserve">   ¦   ¦--MUSum_30m_SSR2/                                           30m DEM and derivatives</w:t>
        </w:r>
      </w:ins>
    </w:p>
    <w:p w14:paraId="2957B04F" w14:textId="77777777" w:rsidR="00E310C1" w:rsidRPr="00E310C1" w:rsidRDefault="00E310C1" w:rsidP="00E310C1">
      <w:pPr>
        <w:spacing w:after="0" w:line="240" w:lineRule="auto"/>
        <w:rPr>
          <w:ins w:id="444" w:author="Wood, Jennifer - NRCS, Davis, CA" w:date="2016-07-21T13:26:00Z"/>
          <w:rFonts w:ascii="Consolas" w:hAnsi="Consolas" w:cs="Consolas"/>
          <w:sz w:val="20"/>
          <w:szCs w:val="20"/>
        </w:rPr>
      </w:pPr>
      <w:proofErr w:type="gramStart"/>
      <w:ins w:id="445" w:author="Wood, Jennifer - NRCS, Davis, CA" w:date="2016-07-21T13:26:00Z">
        <w:r w:rsidRPr="00E310C1">
          <w:rPr>
            <w:rFonts w:ascii="Consolas" w:hAnsi="Consolas" w:cs="Consolas"/>
            <w:sz w:val="20"/>
            <w:szCs w:val="20"/>
          </w:rPr>
          <w:t>16  ¦</w:t>
        </w:r>
        <w:proofErr w:type="gramEnd"/>
        <w:r w:rsidRPr="00E310C1">
          <w:rPr>
            <w:rFonts w:ascii="Consolas" w:hAnsi="Consolas" w:cs="Consolas"/>
            <w:sz w:val="20"/>
            <w:szCs w:val="20"/>
          </w:rPr>
          <w:t xml:space="preserve">   ¦   ¦--</w:t>
        </w:r>
        <w:proofErr w:type="spellStart"/>
        <w:r w:rsidRPr="00E310C1">
          <w:rPr>
            <w:rFonts w:ascii="Consolas" w:hAnsi="Consolas" w:cs="Consolas"/>
            <w:sz w:val="20"/>
            <w:szCs w:val="20"/>
          </w:rPr>
          <w:t>MUSum_Curvature</w:t>
        </w:r>
        <w:proofErr w:type="spellEnd"/>
        <w:r w:rsidRPr="00E310C1">
          <w:rPr>
            <w:rFonts w:ascii="Consolas" w:hAnsi="Consolas" w:cs="Consolas"/>
            <w:sz w:val="20"/>
            <w:szCs w:val="20"/>
          </w:rPr>
          <w:t>/                                           30 m curvature classes</w:t>
        </w:r>
      </w:ins>
    </w:p>
    <w:p w14:paraId="241389C3" w14:textId="77777777" w:rsidR="00E310C1" w:rsidRPr="00E310C1" w:rsidRDefault="00E310C1" w:rsidP="00E310C1">
      <w:pPr>
        <w:spacing w:after="0" w:line="240" w:lineRule="auto"/>
        <w:rPr>
          <w:ins w:id="446" w:author="Wood, Jennifer - NRCS, Davis, CA" w:date="2016-07-21T13:26:00Z"/>
          <w:rFonts w:ascii="Consolas" w:hAnsi="Consolas" w:cs="Consolas"/>
          <w:sz w:val="20"/>
          <w:szCs w:val="20"/>
        </w:rPr>
      </w:pPr>
      <w:proofErr w:type="gramStart"/>
      <w:ins w:id="447" w:author="Wood, Jennifer - NRCS, Davis, CA" w:date="2016-07-21T13:26:00Z">
        <w:r w:rsidRPr="00E310C1">
          <w:rPr>
            <w:rFonts w:ascii="Consolas" w:hAnsi="Consolas" w:cs="Consolas"/>
            <w:sz w:val="20"/>
            <w:szCs w:val="20"/>
          </w:rPr>
          <w:t>17  ¦</w:t>
        </w:r>
        <w:proofErr w:type="gramEnd"/>
        <w:r w:rsidRPr="00E310C1">
          <w:rPr>
            <w:rFonts w:ascii="Consolas" w:hAnsi="Consolas" w:cs="Consolas"/>
            <w:sz w:val="20"/>
            <w:szCs w:val="20"/>
          </w:rPr>
          <w:t xml:space="preserve">   ¦   ¦--</w:t>
        </w:r>
        <w:proofErr w:type="spellStart"/>
        <w:r w:rsidRPr="00E310C1">
          <w:rPr>
            <w:rFonts w:ascii="Consolas" w:hAnsi="Consolas" w:cs="Consolas"/>
            <w:sz w:val="20"/>
            <w:szCs w:val="20"/>
          </w:rPr>
          <w:t>MUSum_Geomorphons</w:t>
        </w:r>
        <w:proofErr w:type="spellEnd"/>
        <w:r w:rsidRPr="00E310C1">
          <w:rPr>
            <w:rFonts w:ascii="Consolas" w:hAnsi="Consolas" w:cs="Consolas"/>
            <w:sz w:val="20"/>
            <w:szCs w:val="20"/>
          </w:rPr>
          <w:t>/                                          30m landform elements</w:t>
        </w:r>
      </w:ins>
    </w:p>
    <w:p w14:paraId="1C98C71F" w14:textId="77777777" w:rsidR="00E310C1" w:rsidRPr="00E310C1" w:rsidRDefault="00E310C1" w:rsidP="00E310C1">
      <w:pPr>
        <w:spacing w:after="0" w:line="240" w:lineRule="auto"/>
        <w:rPr>
          <w:ins w:id="448" w:author="Wood, Jennifer - NRCS, Davis, CA" w:date="2016-07-21T13:26:00Z"/>
          <w:rFonts w:ascii="Consolas" w:hAnsi="Consolas" w:cs="Consolas"/>
          <w:sz w:val="20"/>
          <w:szCs w:val="20"/>
        </w:rPr>
      </w:pPr>
      <w:proofErr w:type="gramStart"/>
      <w:ins w:id="449" w:author="Wood, Jennifer - NRCS, Davis, CA" w:date="2016-07-21T13:26:00Z">
        <w:r w:rsidRPr="00E310C1">
          <w:rPr>
            <w:rFonts w:ascii="Consolas" w:hAnsi="Consolas" w:cs="Consolas"/>
            <w:sz w:val="20"/>
            <w:szCs w:val="20"/>
          </w:rPr>
          <w:t>18  ¦</w:t>
        </w:r>
        <w:proofErr w:type="gramEnd"/>
        <w:r w:rsidRPr="00E310C1">
          <w:rPr>
            <w:rFonts w:ascii="Consolas" w:hAnsi="Consolas" w:cs="Consolas"/>
            <w:sz w:val="20"/>
            <w:szCs w:val="20"/>
          </w:rPr>
          <w:t xml:space="preserve">   ¦   ¦--</w:t>
        </w:r>
        <w:proofErr w:type="spellStart"/>
        <w:r w:rsidRPr="00E310C1">
          <w:rPr>
            <w:rFonts w:ascii="Consolas" w:hAnsi="Consolas" w:cs="Consolas"/>
            <w:sz w:val="20"/>
            <w:szCs w:val="20"/>
          </w:rPr>
          <w:t>MUSum_PRISM</w:t>
        </w:r>
        <w:proofErr w:type="spellEnd"/>
        <w:r w:rsidRPr="00E310C1">
          <w:rPr>
            <w:rFonts w:ascii="Consolas" w:hAnsi="Consolas" w:cs="Consolas"/>
            <w:sz w:val="20"/>
            <w:szCs w:val="20"/>
          </w:rPr>
          <w:t>/                                                    800m climate data</w:t>
        </w:r>
      </w:ins>
    </w:p>
    <w:p w14:paraId="2C1BBC77" w14:textId="77777777" w:rsidR="00E310C1" w:rsidRPr="00E310C1" w:rsidRDefault="00E310C1" w:rsidP="00E310C1">
      <w:pPr>
        <w:spacing w:after="0" w:line="240" w:lineRule="auto"/>
        <w:rPr>
          <w:ins w:id="450" w:author="Wood, Jennifer - NRCS, Davis, CA" w:date="2016-07-21T13:26:00Z"/>
          <w:rFonts w:ascii="Consolas" w:hAnsi="Consolas" w:cs="Consolas"/>
          <w:sz w:val="20"/>
          <w:szCs w:val="20"/>
        </w:rPr>
      </w:pPr>
      <w:proofErr w:type="gramStart"/>
      <w:ins w:id="451" w:author="Wood, Jennifer - NRCS, Davis, CA" w:date="2016-07-21T13:26:00Z">
        <w:r w:rsidRPr="00E310C1">
          <w:rPr>
            <w:rFonts w:ascii="Consolas" w:hAnsi="Consolas" w:cs="Consolas"/>
            <w:sz w:val="20"/>
            <w:szCs w:val="20"/>
          </w:rPr>
          <w:t>19  ¦</w:t>
        </w:r>
        <w:proofErr w:type="gramEnd"/>
        <w:r w:rsidRPr="00E310C1">
          <w:rPr>
            <w:rFonts w:ascii="Consolas" w:hAnsi="Consolas" w:cs="Consolas"/>
            <w:sz w:val="20"/>
            <w:szCs w:val="20"/>
          </w:rPr>
          <w:t xml:space="preserve">   ¦   °--</w:t>
        </w:r>
        <w:proofErr w:type="spellStart"/>
        <w:r w:rsidRPr="00E310C1">
          <w:rPr>
            <w:rFonts w:ascii="Consolas" w:hAnsi="Consolas" w:cs="Consolas"/>
            <w:sz w:val="20"/>
            <w:szCs w:val="20"/>
          </w:rPr>
          <w:t>MUSum_reports</w:t>
        </w:r>
        <w:proofErr w:type="spellEnd"/>
        <w:r w:rsidRPr="00E310C1">
          <w:rPr>
            <w:rFonts w:ascii="Consolas" w:hAnsi="Consolas" w:cs="Consolas"/>
            <w:sz w:val="20"/>
            <w:szCs w:val="20"/>
          </w:rPr>
          <w:t>/                        local master copies of R-files, do not edit</w:t>
        </w:r>
      </w:ins>
    </w:p>
    <w:p w14:paraId="3F19F0A8" w14:textId="77777777" w:rsidR="00E310C1" w:rsidRPr="00E310C1" w:rsidRDefault="00E310C1" w:rsidP="00E310C1">
      <w:pPr>
        <w:spacing w:after="0" w:line="240" w:lineRule="auto"/>
        <w:rPr>
          <w:ins w:id="452" w:author="Wood, Jennifer - NRCS, Davis, CA" w:date="2016-07-21T13:26:00Z"/>
          <w:rFonts w:ascii="Consolas" w:hAnsi="Consolas" w:cs="Consolas"/>
          <w:sz w:val="20"/>
          <w:szCs w:val="20"/>
        </w:rPr>
      </w:pPr>
      <w:proofErr w:type="gramStart"/>
      <w:ins w:id="453" w:author="Wood, Jennifer - NRCS, Davis, CA" w:date="2016-07-21T13:26:00Z">
        <w:r w:rsidRPr="00E310C1">
          <w:rPr>
            <w:rFonts w:ascii="Consolas" w:hAnsi="Consolas" w:cs="Consolas"/>
            <w:sz w:val="20"/>
            <w:szCs w:val="20"/>
          </w:rPr>
          <w:t>20  ¦</w:t>
        </w:r>
        <w:proofErr w:type="gramEnd"/>
        <w:r w:rsidRPr="00E310C1">
          <w:rPr>
            <w:rFonts w:ascii="Consolas" w:hAnsi="Consolas" w:cs="Consolas"/>
            <w:sz w:val="20"/>
            <w:szCs w:val="20"/>
          </w:rPr>
          <w:t xml:space="preserve">   ¦       ¦--GIS-summary-by-</w:t>
        </w:r>
        <w:proofErr w:type="spellStart"/>
        <w:r w:rsidRPr="00E310C1">
          <w:rPr>
            <w:rFonts w:ascii="Consolas" w:hAnsi="Consolas" w:cs="Consolas"/>
            <w:sz w:val="20"/>
            <w:szCs w:val="20"/>
          </w:rPr>
          <w:t>MU.Rmd</w:t>
        </w:r>
        <w:proofErr w:type="spellEnd"/>
        <w:r w:rsidRPr="00E310C1">
          <w:rPr>
            <w:rFonts w:ascii="Consolas" w:hAnsi="Consolas" w:cs="Consolas"/>
            <w:sz w:val="20"/>
            <w:szCs w:val="20"/>
          </w:rPr>
          <w:t xml:space="preserve">                                                        </w:t>
        </w:r>
      </w:ins>
    </w:p>
    <w:p w14:paraId="6132252F" w14:textId="77777777" w:rsidR="00E310C1" w:rsidRPr="00E310C1" w:rsidRDefault="00E310C1" w:rsidP="00E310C1">
      <w:pPr>
        <w:spacing w:after="0" w:line="240" w:lineRule="auto"/>
        <w:rPr>
          <w:ins w:id="454" w:author="Wood, Jennifer - NRCS, Davis, CA" w:date="2016-07-21T13:26:00Z"/>
          <w:rFonts w:ascii="Consolas" w:hAnsi="Consolas" w:cs="Consolas"/>
          <w:sz w:val="20"/>
          <w:szCs w:val="20"/>
        </w:rPr>
      </w:pPr>
      <w:proofErr w:type="gramStart"/>
      <w:ins w:id="455" w:author="Wood, Jennifer - NRCS, Davis, CA" w:date="2016-07-21T13:26:00Z">
        <w:r w:rsidRPr="00E310C1">
          <w:rPr>
            <w:rFonts w:ascii="Consolas" w:hAnsi="Consolas" w:cs="Consolas"/>
            <w:sz w:val="20"/>
            <w:szCs w:val="20"/>
          </w:rPr>
          <w:t>21  ¦</w:t>
        </w:r>
        <w:proofErr w:type="gramEnd"/>
        <w:r w:rsidRPr="00E310C1">
          <w:rPr>
            <w:rFonts w:ascii="Consolas" w:hAnsi="Consolas" w:cs="Consolas"/>
            <w:sz w:val="20"/>
            <w:szCs w:val="20"/>
          </w:rPr>
          <w:t xml:space="preserve">   ¦       ¦--</w:t>
        </w:r>
        <w:proofErr w:type="spellStart"/>
        <w:r w:rsidRPr="00E310C1">
          <w:rPr>
            <w:rFonts w:ascii="Consolas" w:hAnsi="Consolas" w:cs="Consolas"/>
            <w:sz w:val="20"/>
            <w:szCs w:val="20"/>
          </w:rPr>
          <w:t>config.R</w:t>
        </w:r>
        <w:proofErr w:type="spellEnd"/>
        <w:r w:rsidRPr="00E310C1">
          <w:rPr>
            <w:rFonts w:ascii="Consolas" w:hAnsi="Consolas" w:cs="Consolas"/>
            <w:sz w:val="20"/>
            <w:szCs w:val="20"/>
          </w:rPr>
          <w:t xml:space="preserve">                                                                     </w:t>
        </w:r>
      </w:ins>
    </w:p>
    <w:p w14:paraId="5BC97934" w14:textId="77777777" w:rsidR="00E310C1" w:rsidRPr="00E310C1" w:rsidRDefault="00E310C1" w:rsidP="00E310C1">
      <w:pPr>
        <w:spacing w:after="0" w:line="240" w:lineRule="auto"/>
        <w:rPr>
          <w:ins w:id="456" w:author="Wood, Jennifer - NRCS, Davis, CA" w:date="2016-07-21T13:26:00Z"/>
          <w:rFonts w:ascii="Consolas" w:hAnsi="Consolas" w:cs="Consolas"/>
          <w:sz w:val="20"/>
          <w:szCs w:val="20"/>
        </w:rPr>
      </w:pPr>
      <w:proofErr w:type="gramStart"/>
      <w:ins w:id="457" w:author="Wood, Jennifer - NRCS, Davis, CA" w:date="2016-07-21T13:26:00Z">
        <w:r w:rsidRPr="00E310C1">
          <w:rPr>
            <w:rFonts w:ascii="Consolas" w:hAnsi="Consolas" w:cs="Consolas"/>
            <w:sz w:val="20"/>
            <w:szCs w:val="20"/>
          </w:rPr>
          <w:t>22  ¦</w:t>
        </w:r>
        <w:proofErr w:type="gramEnd"/>
        <w:r w:rsidRPr="00E310C1">
          <w:rPr>
            <w:rFonts w:ascii="Consolas" w:hAnsi="Consolas" w:cs="Consolas"/>
            <w:sz w:val="20"/>
            <w:szCs w:val="20"/>
          </w:rPr>
          <w:t xml:space="preserve">   ¦       °--load-</w:t>
        </w:r>
        <w:proofErr w:type="spellStart"/>
        <w:r w:rsidRPr="00E310C1">
          <w:rPr>
            <w:rFonts w:ascii="Consolas" w:hAnsi="Consolas" w:cs="Consolas"/>
            <w:sz w:val="20"/>
            <w:szCs w:val="20"/>
          </w:rPr>
          <w:t>packages.R</w:t>
        </w:r>
        <w:proofErr w:type="spellEnd"/>
        <w:r w:rsidRPr="00E310C1">
          <w:rPr>
            <w:rFonts w:ascii="Consolas" w:hAnsi="Consolas" w:cs="Consolas"/>
            <w:sz w:val="20"/>
            <w:szCs w:val="20"/>
          </w:rPr>
          <w:t xml:space="preserve">                                       run the first time only</w:t>
        </w:r>
      </w:ins>
    </w:p>
    <w:p w14:paraId="5B3BA6C4" w14:textId="77777777" w:rsidR="00E310C1" w:rsidRPr="00E310C1" w:rsidRDefault="00E310C1" w:rsidP="00E310C1">
      <w:pPr>
        <w:spacing w:after="0" w:line="240" w:lineRule="auto"/>
        <w:rPr>
          <w:ins w:id="458" w:author="Wood, Jennifer - NRCS, Davis, CA" w:date="2016-07-21T13:26:00Z"/>
          <w:rFonts w:ascii="Consolas" w:hAnsi="Consolas" w:cs="Consolas"/>
          <w:sz w:val="20"/>
          <w:szCs w:val="20"/>
        </w:rPr>
      </w:pPr>
      <w:proofErr w:type="gramStart"/>
      <w:ins w:id="459" w:author="Wood, Jennifer - NRCS, Davis, CA" w:date="2016-07-21T13:26:00Z">
        <w:r w:rsidRPr="00E310C1">
          <w:rPr>
            <w:rFonts w:ascii="Consolas" w:hAnsi="Consolas" w:cs="Consolas"/>
            <w:sz w:val="20"/>
            <w:szCs w:val="20"/>
          </w:rPr>
          <w:t>23  ¦</w:t>
        </w:r>
        <w:proofErr w:type="gramEnd"/>
        <w:r w:rsidRPr="00E310C1">
          <w:rPr>
            <w:rFonts w:ascii="Consolas" w:hAnsi="Consolas" w:cs="Consolas"/>
            <w:sz w:val="20"/>
            <w:szCs w:val="20"/>
          </w:rPr>
          <w:t xml:space="preserve">   °--</w:t>
        </w:r>
        <w:proofErr w:type="spellStart"/>
        <w:r w:rsidRPr="00E310C1">
          <w:rPr>
            <w:rFonts w:ascii="Consolas" w:hAnsi="Consolas" w:cs="Consolas"/>
            <w:sz w:val="20"/>
            <w:szCs w:val="20"/>
          </w:rPr>
          <w:t>geodata</w:t>
        </w:r>
        <w:proofErr w:type="spellEnd"/>
        <w:r w:rsidRPr="00E310C1">
          <w:rPr>
            <w:rFonts w:ascii="Consolas" w:hAnsi="Consolas" w:cs="Consolas"/>
            <w:sz w:val="20"/>
            <w:szCs w:val="20"/>
          </w:rPr>
          <w:t xml:space="preserve">/climate/PRISM/                                                               </w:t>
        </w:r>
      </w:ins>
    </w:p>
    <w:p w14:paraId="1A79961B" w14:textId="77777777" w:rsidR="00E310C1" w:rsidRPr="00E310C1" w:rsidRDefault="00E310C1" w:rsidP="00E310C1">
      <w:pPr>
        <w:spacing w:after="0" w:line="240" w:lineRule="auto"/>
        <w:rPr>
          <w:ins w:id="460" w:author="Wood, Jennifer - NRCS, Davis, CA" w:date="2016-07-21T13:26:00Z"/>
          <w:rFonts w:ascii="Consolas" w:hAnsi="Consolas" w:cs="Consolas"/>
          <w:sz w:val="20"/>
          <w:szCs w:val="20"/>
        </w:rPr>
      </w:pPr>
      <w:proofErr w:type="gramStart"/>
      <w:ins w:id="461" w:author="Wood, Jennifer - NRCS, Davis, CA" w:date="2016-07-21T13:26:00Z">
        <w:r w:rsidRPr="00E310C1">
          <w:rPr>
            <w:rFonts w:ascii="Consolas" w:hAnsi="Consolas" w:cs="Consolas"/>
            <w:sz w:val="20"/>
            <w:szCs w:val="20"/>
          </w:rPr>
          <w:t>24  ¦</w:t>
        </w:r>
        <w:proofErr w:type="gramEnd"/>
        <w:r w:rsidRPr="00E310C1">
          <w:rPr>
            <w:rFonts w:ascii="Consolas" w:hAnsi="Consolas" w:cs="Consolas"/>
            <w:sz w:val="20"/>
            <w:szCs w:val="20"/>
          </w:rPr>
          <w:t xml:space="preserve">       °--PRISM_800m/               copy files from </w:t>
        </w:r>
        <w:proofErr w:type="spellStart"/>
        <w:r w:rsidRPr="00E310C1">
          <w:rPr>
            <w:rFonts w:ascii="Consolas" w:hAnsi="Consolas" w:cs="Consolas"/>
            <w:sz w:val="20"/>
            <w:szCs w:val="20"/>
          </w:rPr>
          <w:t>MUSum_PRISM</w:t>
        </w:r>
        <w:proofErr w:type="spellEnd"/>
        <w:r w:rsidRPr="00E310C1">
          <w:rPr>
            <w:rFonts w:ascii="Consolas" w:hAnsi="Consolas" w:cs="Consolas"/>
            <w:sz w:val="20"/>
            <w:szCs w:val="20"/>
          </w:rPr>
          <w:t xml:space="preserve"> for use with other projects</w:t>
        </w:r>
      </w:ins>
    </w:p>
    <w:p w14:paraId="458048AC" w14:textId="77777777" w:rsidR="00E310C1" w:rsidRPr="00E310C1" w:rsidRDefault="00E310C1" w:rsidP="00E310C1">
      <w:pPr>
        <w:spacing w:after="0" w:line="240" w:lineRule="auto"/>
        <w:rPr>
          <w:ins w:id="462" w:author="Wood, Jennifer - NRCS, Davis, CA" w:date="2016-07-21T13:26:00Z"/>
          <w:rFonts w:ascii="Consolas" w:hAnsi="Consolas" w:cs="Consolas"/>
          <w:sz w:val="20"/>
          <w:szCs w:val="20"/>
        </w:rPr>
      </w:pPr>
      <w:proofErr w:type="gramStart"/>
      <w:ins w:id="463" w:author="Wood, Jennifer - NRCS, Davis, CA" w:date="2016-07-21T13:26:00Z">
        <w:r w:rsidRPr="00E310C1">
          <w:rPr>
            <w:rFonts w:ascii="Consolas" w:hAnsi="Consolas" w:cs="Consolas"/>
            <w:sz w:val="20"/>
            <w:szCs w:val="20"/>
          </w:rPr>
          <w:t>25  ¦</w:t>
        </w:r>
        <w:proofErr w:type="gramEnd"/>
        <w:r w:rsidRPr="00E310C1">
          <w:rPr>
            <w:rFonts w:ascii="Consolas" w:hAnsi="Consolas" w:cs="Consolas"/>
            <w:sz w:val="20"/>
            <w:szCs w:val="20"/>
          </w:rPr>
          <w:tab/>
          <w:t xml:space="preserve">   --</w:t>
        </w:r>
        <w:proofErr w:type="spellStart"/>
        <w:r w:rsidRPr="00E310C1">
          <w:rPr>
            <w:rFonts w:ascii="Consolas" w:hAnsi="Consolas" w:cs="Consolas"/>
            <w:sz w:val="20"/>
            <w:szCs w:val="20"/>
          </w:rPr>
          <w:t>geodata</w:t>
        </w:r>
        <w:proofErr w:type="spellEnd"/>
        <w:r w:rsidRPr="00E310C1">
          <w:rPr>
            <w:rFonts w:ascii="Consolas" w:hAnsi="Consolas" w:cs="Consolas"/>
            <w:sz w:val="20"/>
            <w:szCs w:val="20"/>
          </w:rPr>
          <w:t>/elevation/derivatives/</w:t>
        </w:r>
      </w:ins>
    </w:p>
    <w:p w14:paraId="6570D788" w14:textId="77777777" w:rsidR="00E310C1" w:rsidRPr="00E310C1" w:rsidRDefault="00E310C1" w:rsidP="00E310C1">
      <w:pPr>
        <w:spacing w:after="0" w:line="240" w:lineRule="auto"/>
        <w:rPr>
          <w:ins w:id="464" w:author="Wood, Jennifer - NRCS, Davis, CA" w:date="2016-07-21T13:26:00Z"/>
          <w:rFonts w:ascii="Consolas" w:hAnsi="Consolas" w:cs="Consolas"/>
          <w:sz w:val="20"/>
          <w:szCs w:val="20"/>
        </w:rPr>
      </w:pPr>
      <w:proofErr w:type="gramStart"/>
      <w:ins w:id="465" w:author="Wood, Jennifer - NRCS, Davis, CA" w:date="2016-07-21T13:26:00Z">
        <w:r w:rsidRPr="00E310C1">
          <w:rPr>
            <w:rFonts w:ascii="Consolas" w:hAnsi="Consolas" w:cs="Consolas"/>
            <w:sz w:val="20"/>
            <w:szCs w:val="20"/>
          </w:rPr>
          <w:t>26  ¦</w:t>
        </w:r>
        <w:proofErr w:type="gramEnd"/>
        <w:r w:rsidRPr="00E310C1">
          <w:rPr>
            <w:rFonts w:ascii="Consolas" w:hAnsi="Consolas" w:cs="Consolas"/>
            <w:sz w:val="20"/>
            <w:szCs w:val="20"/>
          </w:rPr>
          <w:tab/>
        </w:r>
        <w:r w:rsidRPr="00E310C1">
          <w:rPr>
            <w:rFonts w:ascii="Consolas" w:hAnsi="Consolas" w:cs="Consolas"/>
            <w:sz w:val="20"/>
            <w:szCs w:val="20"/>
          </w:rPr>
          <w:tab/>
          <w:t>--HillShades_10m_MLRA</w:t>
        </w:r>
      </w:ins>
    </w:p>
    <w:p w14:paraId="35096F92" w14:textId="77777777" w:rsidR="00E310C1" w:rsidRPr="00E310C1" w:rsidRDefault="00E310C1" w:rsidP="00E310C1">
      <w:pPr>
        <w:spacing w:after="0" w:line="240" w:lineRule="auto"/>
        <w:rPr>
          <w:ins w:id="466" w:author="Wood, Jennifer - NRCS, Davis, CA" w:date="2016-07-21T13:26:00Z"/>
          <w:rFonts w:ascii="Consolas" w:hAnsi="Consolas" w:cs="Consolas"/>
          <w:sz w:val="20"/>
          <w:szCs w:val="20"/>
        </w:rPr>
      </w:pPr>
      <w:proofErr w:type="gramStart"/>
      <w:ins w:id="467" w:author="Wood, Jennifer - NRCS, Davis, CA" w:date="2016-07-21T13:26:00Z">
        <w:r w:rsidRPr="00E310C1">
          <w:rPr>
            <w:rFonts w:ascii="Consolas" w:hAnsi="Consolas" w:cs="Consolas"/>
            <w:sz w:val="20"/>
            <w:szCs w:val="20"/>
          </w:rPr>
          <w:t>27  ¦</w:t>
        </w:r>
        <w:proofErr w:type="gramEnd"/>
        <w:r w:rsidRPr="00E310C1">
          <w:rPr>
            <w:rFonts w:ascii="Consolas" w:hAnsi="Consolas" w:cs="Consolas"/>
            <w:sz w:val="20"/>
            <w:szCs w:val="20"/>
          </w:rPr>
          <w:t xml:space="preserve">   ¦--Project folders</w:t>
        </w:r>
        <w:r w:rsidRPr="00E310C1">
          <w:rPr>
            <w:rFonts w:ascii="Consolas" w:hAnsi="Consolas" w:cs="Consolas"/>
            <w:sz w:val="20"/>
            <w:szCs w:val="20"/>
          </w:rPr>
          <w:tab/>
        </w:r>
        <w:r w:rsidRPr="00E310C1">
          <w:rPr>
            <w:rFonts w:ascii="Consolas" w:hAnsi="Consolas" w:cs="Consolas"/>
            <w:sz w:val="20"/>
            <w:szCs w:val="20"/>
          </w:rPr>
          <w:tab/>
        </w:r>
        <w:r w:rsidRPr="00E310C1">
          <w:rPr>
            <w:rFonts w:ascii="Consolas" w:hAnsi="Consolas" w:cs="Consolas"/>
            <w:sz w:val="20"/>
            <w:szCs w:val="20"/>
          </w:rPr>
          <w:tab/>
          <w:t xml:space="preserve">                                                         </w:t>
        </w:r>
      </w:ins>
    </w:p>
    <w:p w14:paraId="460A14D9" w14:textId="77777777" w:rsidR="00E310C1" w:rsidRPr="00E310C1" w:rsidRDefault="00E310C1" w:rsidP="00E310C1">
      <w:pPr>
        <w:spacing w:after="0" w:line="240" w:lineRule="auto"/>
        <w:rPr>
          <w:ins w:id="468" w:author="Wood, Jennifer - NRCS, Davis, CA" w:date="2016-07-21T13:26:00Z"/>
          <w:rFonts w:ascii="Consolas" w:hAnsi="Consolas" w:cs="Consolas"/>
          <w:sz w:val="20"/>
          <w:szCs w:val="20"/>
        </w:rPr>
      </w:pPr>
      <w:proofErr w:type="gramStart"/>
      <w:ins w:id="469" w:author="Wood, Jennifer - NRCS, Davis, CA" w:date="2016-07-21T13:26:00Z">
        <w:r w:rsidRPr="00E310C1">
          <w:rPr>
            <w:rFonts w:ascii="Consolas" w:hAnsi="Consolas" w:cs="Consolas"/>
            <w:sz w:val="20"/>
            <w:szCs w:val="20"/>
          </w:rPr>
          <w:t>28</w:t>
        </w:r>
        <w:proofErr w:type="gramEnd"/>
        <w:r w:rsidRPr="00E310C1">
          <w:rPr>
            <w:rFonts w:ascii="Consolas" w:hAnsi="Consolas" w:cs="Consolas"/>
            <w:sz w:val="20"/>
            <w:szCs w:val="20"/>
          </w:rPr>
          <w:t xml:space="preserve">      °--[SDJR|MLRA Project Name]                                                             </w:t>
        </w:r>
      </w:ins>
    </w:p>
    <w:p w14:paraId="0BCE9663" w14:textId="77777777" w:rsidR="00E310C1" w:rsidRPr="00E310C1" w:rsidRDefault="00E310C1" w:rsidP="00E310C1">
      <w:pPr>
        <w:spacing w:after="0" w:line="240" w:lineRule="auto"/>
        <w:rPr>
          <w:ins w:id="470" w:author="Wood, Jennifer - NRCS, Davis, CA" w:date="2016-07-21T13:26:00Z"/>
          <w:rFonts w:ascii="Consolas" w:hAnsi="Consolas" w:cs="Consolas"/>
          <w:sz w:val="20"/>
          <w:szCs w:val="20"/>
        </w:rPr>
      </w:pPr>
      <w:ins w:id="471" w:author="Wood, Jennifer - NRCS, Davis, CA" w:date="2016-07-21T13:26:00Z">
        <w:r w:rsidRPr="00E310C1">
          <w:rPr>
            <w:rFonts w:ascii="Consolas" w:hAnsi="Consolas" w:cs="Consolas"/>
            <w:sz w:val="20"/>
            <w:szCs w:val="20"/>
          </w:rPr>
          <w:t xml:space="preserve">29          ¦--Correlation/                                                                     </w:t>
        </w:r>
      </w:ins>
    </w:p>
    <w:p w14:paraId="0F6C075E" w14:textId="77777777" w:rsidR="00E310C1" w:rsidRPr="00E310C1" w:rsidRDefault="00E310C1" w:rsidP="00E310C1">
      <w:pPr>
        <w:spacing w:after="0" w:line="240" w:lineRule="auto"/>
        <w:rPr>
          <w:ins w:id="472" w:author="Wood, Jennifer - NRCS, Davis, CA" w:date="2016-07-21T13:26:00Z"/>
          <w:rFonts w:ascii="Consolas" w:hAnsi="Consolas" w:cs="Consolas"/>
          <w:sz w:val="20"/>
          <w:szCs w:val="20"/>
        </w:rPr>
      </w:pPr>
      <w:ins w:id="473" w:author="Wood, Jennifer - NRCS, Davis, CA" w:date="2016-07-21T13:26:00Z">
        <w:r w:rsidRPr="00E310C1">
          <w:rPr>
            <w:rFonts w:ascii="Consolas" w:hAnsi="Consolas" w:cs="Consolas"/>
            <w:sz w:val="20"/>
            <w:szCs w:val="20"/>
          </w:rPr>
          <w:t xml:space="preserve">30          ¦--Images/                                                                          </w:t>
        </w:r>
      </w:ins>
    </w:p>
    <w:p w14:paraId="3E636BDA" w14:textId="77777777" w:rsidR="00E310C1" w:rsidRPr="00E310C1" w:rsidRDefault="00E310C1" w:rsidP="00E310C1">
      <w:pPr>
        <w:spacing w:after="0" w:line="240" w:lineRule="auto"/>
        <w:rPr>
          <w:ins w:id="474" w:author="Wood, Jennifer - NRCS, Davis, CA" w:date="2016-07-21T13:26:00Z"/>
          <w:rFonts w:ascii="Consolas" w:hAnsi="Consolas" w:cs="Consolas"/>
          <w:sz w:val="20"/>
          <w:szCs w:val="20"/>
        </w:rPr>
      </w:pPr>
      <w:ins w:id="475" w:author="Wood, Jennifer - NRCS, Davis, CA" w:date="2016-07-21T13:26:00Z">
        <w:r w:rsidRPr="00E310C1">
          <w:rPr>
            <w:rFonts w:ascii="Consolas" w:hAnsi="Consolas" w:cs="Consolas"/>
            <w:sz w:val="20"/>
            <w:szCs w:val="20"/>
          </w:rPr>
          <w:t xml:space="preserve">31          ¦--Lab/                                                                             </w:t>
        </w:r>
      </w:ins>
    </w:p>
    <w:p w14:paraId="072D67B6" w14:textId="77777777" w:rsidR="00E310C1" w:rsidRPr="00E310C1" w:rsidRDefault="00E310C1" w:rsidP="00E310C1">
      <w:pPr>
        <w:spacing w:after="0" w:line="240" w:lineRule="auto"/>
        <w:rPr>
          <w:ins w:id="476" w:author="Wood, Jennifer - NRCS, Davis, CA" w:date="2016-07-21T13:26:00Z"/>
          <w:rFonts w:ascii="Consolas" w:hAnsi="Consolas" w:cs="Consolas"/>
          <w:sz w:val="20"/>
          <w:szCs w:val="20"/>
        </w:rPr>
      </w:pPr>
      <w:ins w:id="477" w:author="Wood, Jennifer - NRCS, Davis, CA" w:date="2016-07-21T13:26:00Z">
        <w:r w:rsidRPr="00E310C1">
          <w:rPr>
            <w:rFonts w:ascii="Consolas" w:hAnsi="Consolas" w:cs="Consolas"/>
            <w:sz w:val="20"/>
            <w:szCs w:val="20"/>
          </w:rPr>
          <w:t xml:space="preserve">32          ¦--Maps/                                                                            </w:t>
        </w:r>
      </w:ins>
    </w:p>
    <w:p w14:paraId="73F0589A" w14:textId="77777777" w:rsidR="00E310C1" w:rsidRPr="00E310C1" w:rsidRDefault="00E310C1" w:rsidP="00E310C1">
      <w:pPr>
        <w:spacing w:after="0" w:line="240" w:lineRule="auto"/>
        <w:rPr>
          <w:ins w:id="478" w:author="Wood, Jennifer - NRCS, Davis, CA" w:date="2016-07-21T13:26:00Z"/>
          <w:rFonts w:ascii="Consolas" w:hAnsi="Consolas" w:cs="Consolas"/>
          <w:sz w:val="20"/>
          <w:szCs w:val="20"/>
        </w:rPr>
      </w:pPr>
      <w:proofErr w:type="gramStart"/>
      <w:ins w:id="479" w:author="Wood, Jennifer - NRCS, Davis, CA" w:date="2016-07-21T13:26:00Z">
        <w:r w:rsidRPr="00E310C1">
          <w:rPr>
            <w:rFonts w:ascii="Consolas" w:hAnsi="Consolas" w:cs="Consolas"/>
            <w:sz w:val="20"/>
            <w:szCs w:val="20"/>
          </w:rPr>
          <w:t>33</w:t>
        </w:r>
        <w:proofErr w:type="gramEnd"/>
        <w:r w:rsidRPr="00E310C1">
          <w:rPr>
            <w:rFonts w:ascii="Consolas" w:hAnsi="Consolas" w:cs="Consolas"/>
            <w:sz w:val="20"/>
            <w:szCs w:val="20"/>
          </w:rPr>
          <w:t xml:space="preserve">          ¦   °-- map unit polygon data (.</w:t>
        </w:r>
        <w:proofErr w:type="spellStart"/>
        <w:r w:rsidRPr="00E310C1">
          <w:rPr>
            <w:rFonts w:ascii="Consolas" w:hAnsi="Consolas" w:cs="Consolas"/>
            <w:sz w:val="20"/>
            <w:szCs w:val="20"/>
          </w:rPr>
          <w:t>shp</w:t>
        </w:r>
        <w:proofErr w:type="spellEnd"/>
        <w:r w:rsidRPr="00E310C1">
          <w:rPr>
            <w:rFonts w:ascii="Consolas" w:hAnsi="Consolas" w:cs="Consolas"/>
            <w:sz w:val="20"/>
            <w:szCs w:val="20"/>
          </w:rPr>
          <w:t>, .</w:t>
        </w:r>
        <w:proofErr w:type="spellStart"/>
        <w:r w:rsidRPr="00E310C1">
          <w:rPr>
            <w:rFonts w:ascii="Consolas" w:hAnsi="Consolas" w:cs="Consolas"/>
            <w:sz w:val="20"/>
            <w:szCs w:val="20"/>
          </w:rPr>
          <w:t>gdb</w:t>
        </w:r>
        <w:proofErr w:type="spellEnd"/>
        <w:r w:rsidRPr="00E310C1">
          <w:rPr>
            <w:rFonts w:ascii="Consolas" w:hAnsi="Consolas" w:cs="Consolas"/>
            <w:sz w:val="20"/>
            <w:szCs w:val="20"/>
          </w:rPr>
          <w:t>)</w:t>
        </w:r>
      </w:ins>
    </w:p>
    <w:p w14:paraId="66840195" w14:textId="77777777" w:rsidR="00E310C1" w:rsidRPr="00E310C1" w:rsidRDefault="00E310C1" w:rsidP="00E310C1">
      <w:pPr>
        <w:spacing w:after="0" w:line="240" w:lineRule="auto"/>
        <w:rPr>
          <w:ins w:id="480" w:author="Wood, Jennifer - NRCS, Davis, CA" w:date="2016-07-21T13:26:00Z"/>
          <w:rFonts w:ascii="Consolas" w:hAnsi="Consolas" w:cs="Consolas"/>
          <w:sz w:val="20"/>
          <w:szCs w:val="20"/>
        </w:rPr>
      </w:pPr>
      <w:ins w:id="481" w:author="Wood, Jennifer - NRCS, Davis, CA" w:date="2016-07-21T13:26:00Z">
        <w:r w:rsidRPr="00E310C1">
          <w:rPr>
            <w:rFonts w:ascii="Consolas" w:hAnsi="Consolas" w:cs="Consolas"/>
            <w:sz w:val="20"/>
            <w:szCs w:val="20"/>
          </w:rPr>
          <w:t xml:space="preserve">34          ¦--MUDs/                                                                            </w:t>
        </w:r>
      </w:ins>
    </w:p>
    <w:p w14:paraId="713D91DC" w14:textId="77777777" w:rsidR="00E310C1" w:rsidRPr="00E310C1" w:rsidRDefault="00E310C1" w:rsidP="00E310C1">
      <w:pPr>
        <w:spacing w:after="0" w:line="240" w:lineRule="auto"/>
        <w:rPr>
          <w:ins w:id="482" w:author="Wood, Jennifer - NRCS, Davis, CA" w:date="2016-07-21T13:26:00Z"/>
          <w:rFonts w:ascii="Consolas" w:hAnsi="Consolas" w:cs="Consolas"/>
          <w:sz w:val="20"/>
          <w:szCs w:val="20"/>
        </w:rPr>
      </w:pPr>
      <w:ins w:id="483" w:author="Wood, Jennifer - NRCS, Davis, CA" w:date="2016-07-21T13:26:00Z">
        <w:r w:rsidRPr="00E310C1">
          <w:rPr>
            <w:rFonts w:ascii="Consolas" w:hAnsi="Consolas" w:cs="Consolas"/>
            <w:sz w:val="20"/>
            <w:szCs w:val="20"/>
          </w:rPr>
          <w:t xml:space="preserve">35          ¦--Pedons/                                                                          </w:t>
        </w:r>
      </w:ins>
    </w:p>
    <w:p w14:paraId="621191DE" w14:textId="77777777" w:rsidR="00E310C1" w:rsidRPr="00E310C1" w:rsidRDefault="00E310C1" w:rsidP="00E310C1">
      <w:pPr>
        <w:spacing w:after="0" w:line="240" w:lineRule="auto"/>
        <w:rPr>
          <w:ins w:id="484" w:author="Wood, Jennifer - NRCS, Davis, CA" w:date="2016-07-21T13:26:00Z"/>
          <w:rFonts w:ascii="Consolas" w:hAnsi="Consolas" w:cs="Consolas"/>
          <w:sz w:val="20"/>
          <w:szCs w:val="20"/>
        </w:rPr>
      </w:pPr>
      <w:ins w:id="485" w:author="Wood, Jennifer - NRCS, Davis, CA" w:date="2016-07-21T13:26:00Z">
        <w:r w:rsidRPr="00E310C1">
          <w:rPr>
            <w:rFonts w:ascii="Consolas" w:hAnsi="Consolas" w:cs="Consolas"/>
            <w:sz w:val="20"/>
            <w:szCs w:val="20"/>
          </w:rPr>
          <w:t xml:space="preserve">36          ¦--Vegetation/                                                                      </w:t>
        </w:r>
      </w:ins>
    </w:p>
    <w:p w14:paraId="5715CFAF" w14:textId="77777777" w:rsidR="00E310C1" w:rsidRPr="00E310C1" w:rsidRDefault="00E310C1" w:rsidP="00E310C1">
      <w:pPr>
        <w:spacing w:after="0" w:line="240" w:lineRule="auto"/>
        <w:rPr>
          <w:ins w:id="486" w:author="Wood, Jennifer - NRCS, Davis, CA" w:date="2016-07-21T13:26:00Z"/>
          <w:rFonts w:ascii="Consolas" w:hAnsi="Consolas" w:cs="Consolas"/>
          <w:sz w:val="20"/>
          <w:szCs w:val="20"/>
        </w:rPr>
      </w:pPr>
      <w:ins w:id="487" w:author="Wood, Jennifer - NRCS, Davis, CA" w:date="2016-07-21T13:26:00Z">
        <w:r w:rsidRPr="00E310C1">
          <w:rPr>
            <w:rFonts w:ascii="Consolas" w:hAnsi="Consolas" w:cs="Consolas"/>
            <w:sz w:val="20"/>
            <w:szCs w:val="20"/>
          </w:rPr>
          <w:t>37          °--</w:t>
        </w:r>
        <w:proofErr w:type="spellStart"/>
        <w:r w:rsidRPr="00E310C1">
          <w:rPr>
            <w:rFonts w:ascii="Consolas" w:hAnsi="Consolas" w:cs="Consolas"/>
            <w:sz w:val="20"/>
            <w:szCs w:val="20"/>
          </w:rPr>
          <w:t>MUSum</w:t>
        </w:r>
        <w:proofErr w:type="spellEnd"/>
        <w:r w:rsidRPr="00E310C1">
          <w:rPr>
            <w:rFonts w:ascii="Consolas" w:hAnsi="Consolas" w:cs="Consolas"/>
            <w:sz w:val="20"/>
            <w:szCs w:val="20"/>
          </w:rPr>
          <w:t xml:space="preserve">/               </w:t>
        </w:r>
        <w:r w:rsidRPr="00E310C1">
          <w:rPr>
            <w:rFonts w:ascii="Consolas" w:hAnsi="Consolas" w:cs="Consolas"/>
            <w:sz w:val="20"/>
            <w:szCs w:val="20"/>
          </w:rPr>
          <w:tab/>
          <w:t xml:space="preserve">   project copy of R-files, set this as working directory</w:t>
        </w:r>
      </w:ins>
    </w:p>
    <w:p w14:paraId="7ACD44D6" w14:textId="77777777" w:rsidR="00E310C1" w:rsidRPr="00E310C1" w:rsidRDefault="00E310C1" w:rsidP="00E310C1">
      <w:pPr>
        <w:spacing w:after="0" w:line="240" w:lineRule="auto"/>
        <w:rPr>
          <w:ins w:id="488" w:author="Wood, Jennifer - NRCS, Davis, CA" w:date="2016-07-21T13:26:00Z"/>
          <w:rFonts w:ascii="Consolas" w:hAnsi="Consolas" w:cs="Consolas"/>
          <w:sz w:val="20"/>
          <w:szCs w:val="20"/>
        </w:rPr>
      </w:pPr>
      <w:ins w:id="489" w:author="Wood, Jennifer - NRCS, Davis, CA" w:date="2016-07-21T13:26:00Z">
        <w:r w:rsidRPr="00E310C1">
          <w:rPr>
            <w:rFonts w:ascii="Consolas" w:hAnsi="Consolas" w:cs="Consolas"/>
            <w:sz w:val="20"/>
            <w:szCs w:val="20"/>
          </w:rPr>
          <w:tab/>
        </w:r>
        <w:r w:rsidRPr="00E310C1">
          <w:rPr>
            <w:rFonts w:ascii="Consolas" w:hAnsi="Consolas" w:cs="Consolas"/>
            <w:sz w:val="20"/>
            <w:szCs w:val="20"/>
          </w:rPr>
          <w:tab/>
        </w:r>
        <w:r w:rsidRPr="00E310C1">
          <w:rPr>
            <w:rFonts w:ascii="Consolas" w:hAnsi="Consolas" w:cs="Consolas"/>
            <w:sz w:val="20"/>
            <w:szCs w:val="20"/>
          </w:rPr>
          <w:tab/>
        </w:r>
        <w:r w:rsidRPr="00E310C1">
          <w:rPr>
            <w:rFonts w:ascii="Consolas" w:hAnsi="Consolas" w:cs="Consolas"/>
            <w:sz w:val="20"/>
            <w:szCs w:val="20"/>
          </w:rPr>
          <w:tab/>
        </w:r>
        <w:r w:rsidRPr="00E310C1">
          <w:rPr>
            <w:rFonts w:ascii="Consolas" w:hAnsi="Consolas" w:cs="Consolas"/>
            <w:sz w:val="20"/>
            <w:szCs w:val="20"/>
          </w:rPr>
          <w:tab/>
        </w:r>
        <w:r w:rsidRPr="00E310C1">
          <w:rPr>
            <w:rFonts w:ascii="Consolas" w:hAnsi="Consolas" w:cs="Consolas"/>
            <w:sz w:val="20"/>
            <w:szCs w:val="20"/>
          </w:rPr>
          <w:tab/>
          <w:t xml:space="preserve">     </w:t>
        </w:r>
        <w:r w:rsidRPr="00E310C1">
          <w:rPr>
            <w:rFonts w:ascii="Consolas" w:hAnsi="Consolas" w:cs="Consolas"/>
            <w:sz w:val="20"/>
            <w:szCs w:val="20"/>
          </w:rPr>
          <w:tab/>
          <w:t xml:space="preserve">     </w:t>
        </w:r>
        <w:proofErr w:type="gramStart"/>
        <w:r w:rsidRPr="00E310C1">
          <w:rPr>
            <w:rFonts w:ascii="Consolas" w:hAnsi="Consolas" w:cs="Consolas"/>
            <w:sz w:val="20"/>
            <w:szCs w:val="20"/>
          </w:rPr>
          <w:t>you</w:t>
        </w:r>
        <w:proofErr w:type="gramEnd"/>
        <w:r w:rsidRPr="00E310C1">
          <w:rPr>
            <w:rFonts w:ascii="Consolas" w:hAnsi="Consolas" w:cs="Consolas"/>
            <w:sz w:val="20"/>
            <w:szCs w:val="20"/>
          </w:rPr>
          <w:t xml:space="preserve"> may choose to run this on your local disk</w:t>
        </w:r>
      </w:ins>
    </w:p>
    <w:p w14:paraId="2FD6C4E6" w14:textId="57EE330D" w:rsidR="00E310C1" w:rsidRPr="00E310C1" w:rsidRDefault="00E310C1" w:rsidP="00E310C1">
      <w:pPr>
        <w:spacing w:after="0" w:line="240" w:lineRule="auto"/>
        <w:rPr>
          <w:ins w:id="490" w:author="Wood, Jennifer - NRCS, Davis, CA" w:date="2016-07-21T13:26:00Z"/>
          <w:rFonts w:ascii="Consolas" w:hAnsi="Consolas" w:cs="Consolas"/>
          <w:sz w:val="20"/>
          <w:szCs w:val="20"/>
        </w:rPr>
      </w:pPr>
      <w:proofErr w:type="gramStart"/>
      <w:ins w:id="491" w:author="Wood, Jennifer - NRCS, Davis, CA" w:date="2016-07-21T13:26:00Z">
        <w:r w:rsidRPr="00E310C1">
          <w:rPr>
            <w:rFonts w:ascii="Consolas" w:hAnsi="Consolas" w:cs="Consolas"/>
            <w:sz w:val="20"/>
            <w:szCs w:val="20"/>
          </w:rPr>
          <w:t>38</w:t>
        </w:r>
        <w:proofErr w:type="gramEnd"/>
        <w:r w:rsidRPr="00E310C1">
          <w:rPr>
            <w:rFonts w:ascii="Consolas" w:hAnsi="Consolas" w:cs="Consolas"/>
            <w:sz w:val="20"/>
            <w:szCs w:val="20"/>
          </w:rPr>
          <w:t xml:space="preserve">              ¦--output/                      .csv</w:t>
        </w:r>
      </w:ins>
      <w:ins w:id="492" w:author="Wood, Jennifer - NRCS, Davis, CA" w:date="2016-07-21T15:24:00Z">
        <w:r w:rsidR="001E056D">
          <w:rPr>
            <w:rFonts w:ascii="Consolas" w:hAnsi="Consolas" w:cs="Consolas"/>
            <w:sz w:val="20"/>
            <w:szCs w:val="20"/>
          </w:rPr>
          <w:t>, .</w:t>
        </w:r>
        <w:proofErr w:type="spellStart"/>
        <w:r w:rsidR="001E056D">
          <w:rPr>
            <w:rFonts w:ascii="Consolas" w:hAnsi="Consolas" w:cs="Consolas"/>
            <w:sz w:val="20"/>
            <w:szCs w:val="20"/>
          </w:rPr>
          <w:t>shp</w:t>
        </w:r>
      </w:ins>
      <w:proofErr w:type="spellEnd"/>
      <w:ins w:id="493" w:author="Wood, Jennifer - NRCS, Davis, CA" w:date="2016-07-21T13:26:00Z">
        <w:r w:rsidRPr="00E310C1">
          <w:rPr>
            <w:rFonts w:ascii="Consolas" w:hAnsi="Consolas" w:cs="Consolas"/>
            <w:sz w:val="20"/>
            <w:szCs w:val="20"/>
          </w:rPr>
          <w:t xml:space="preserve"> file output automatically placed here</w:t>
        </w:r>
      </w:ins>
    </w:p>
    <w:p w14:paraId="5D4C6878" w14:textId="77777777" w:rsidR="00E310C1" w:rsidRPr="00E310C1" w:rsidRDefault="00E310C1" w:rsidP="00E310C1">
      <w:pPr>
        <w:spacing w:after="0" w:line="240" w:lineRule="auto"/>
        <w:rPr>
          <w:ins w:id="494" w:author="Wood, Jennifer - NRCS, Davis, CA" w:date="2016-07-21T13:26:00Z"/>
          <w:rFonts w:ascii="Consolas" w:hAnsi="Consolas" w:cs="Consolas"/>
          <w:sz w:val="20"/>
          <w:szCs w:val="20"/>
        </w:rPr>
      </w:pPr>
      <w:proofErr w:type="gramStart"/>
      <w:ins w:id="495" w:author="Wood, Jennifer - NRCS, Davis, CA" w:date="2016-07-21T13:26:00Z">
        <w:r w:rsidRPr="00E310C1">
          <w:rPr>
            <w:rFonts w:ascii="Consolas" w:hAnsi="Consolas" w:cs="Consolas"/>
            <w:sz w:val="20"/>
            <w:szCs w:val="20"/>
          </w:rPr>
          <w:t>35</w:t>
        </w:r>
        <w:proofErr w:type="gramEnd"/>
        <w:r w:rsidRPr="00E310C1">
          <w:rPr>
            <w:rFonts w:ascii="Consolas" w:hAnsi="Consolas" w:cs="Consolas"/>
            <w:sz w:val="20"/>
            <w:szCs w:val="20"/>
          </w:rPr>
          <w:t xml:space="preserve">              ¦--GIS-summary-by-</w:t>
        </w:r>
        <w:proofErr w:type="spellStart"/>
        <w:r w:rsidRPr="00E310C1">
          <w:rPr>
            <w:rFonts w:ascii="Consolas" w:hAnsi="Consolas" w:cs="Consolas"/>
            <w:sz w:val="20"/>
            <w:szCs w:val="20"/>
          </w:rPr>
          <w:t>MU.Rmd</w:t>
        </w:r>
        <w:proofErr w:type="spellEnd"/>
        <w:r w:rsidRPr="00E310C1">
          <w:rPr>
            <w:rFonts w:ascii="Consolas" w:hAnsi="Consolas" w:cs="Consolas"/>
            <w:sz w:val="20"/>
            <w:szCs w:val="20"/>
          </w:rPr>
          <w:t xml:space="preserve">                                  "run" this report file</w:t>
        </w:r>
      </w:ins>
    </w:p>
    <w:p w14:paraId="5750B748" w14:textId="77777777" w:rsidR="00E310C1" w:rsidRPr="00E310C1" w:rsidRDefault="00E310C1" w:rsidP="00E310C1">
      <w:pPr>
        <w:spacing w:after="0" w:line="240" w:lineRule="auto"/>
        <w:rPr>
          <w:ins w:id="496" w:author="Wood, Jennifer - NRCS, Davis, CA" w:date="2016-07-21T13:26:00Z"/>
          <w:rFonts w:ascii="Consolas" w:hAnsi="Consolas" w:cs="Consolas"/>
          <w:sz w:val="20"/>
          <w:szCs w:val="20"/>
        </w:rPr>
      </w:pPr>
      <w:proofErr w:type="gramStart"/>
      <w:ins w:id="497" w:author="Wood, Jennifer - NRCS, Davis, CA" w:date="2016-07-21T13:26:00Z">
        <w:r w:rsidRPr="00E310C1">
          <w:rPr>
            <w:rFonts w:ascii="Consolas" w:hAnsi="Consolas" w:cs="Consolas"/>
            <w:sz w:val="20"/>
            <w:szCs w:val="20"/>
          </w:rPr>
          <w:t>36</w:t>
        </w:r>
        <w:proofErr w:type="gramEnd"/>
        <w:r w:rsidRPr="00E310C1">
          <w:rPr>
            <w:rFonts w:ascii="Consolas" w:hAnsi="Consolas" w:cs="Consolas"/>
            <w:sz w:val="20"/>
            <w:szCs w:val="20"/>
          </w:rPr>
          <w:t xml:space="preserve">              ¦--</w:t>
        </w:r>
        <w:proofErr w:type="spellStart"/>
        <w:r w:rsidRPr="00E310C1">
          <w:rPr>
            <w:rFonts w:ascii="Consolas" w:hAnsi="Consolas" w:cs="Consolas"/>
            <w:sz w:val="20"/>
            <w:szCs w:val="20"/>
          </w:rPr>
          <w:t>config.R</w:t>
        </w:r>
        <w:proofErr w:type="spellEnd"/>
        <w:r w:rsidRPr="00E310C1">
          <w:rPr>
            <w:rFonts w:ascii="Consolas" w:hAnsi="Consolas" w:cs="Consolas"/>
            <w:sz w:val="20"/>
            <w:szCs w:val="20"/>
          </w:rPr>
          <w:t xml:space="preserve">                                      edit as needed for each project</w:t>
        </w:r>
      </w:ins>
    </w:p>
    <w:p w14:paraId="4E943061" w14:textId="77777777" w:rsidR="00E310C1" w:rsidRPr="00E310C1" w:rsidRDefault="00E310C1" w:rsidP="00E310C1">
      <w:pPr>
        <w:spacing w:after="0" w:line="240" w:lineRule="auto"/>
        <w:rPr>
          <w:ins w:id="498" w:author="Wood, Jennifer - NRCS, Davis, CA" w:date="2016-07-21T13:26:00Z"/>
          <w:rFonts w:ascii="Consolas" w:hAnsi="Consolas" w:cs="Consolas"/>
          <w:sz w:val="20"/>
          <w:szCs w:val="20"/>
        </w:rPr>
      </w:pPr>
      <w:proofErr w:type="gramStart"/>
      <w:ins w:id="499" w:author="Wood, Jennifer - NRCS, Davis, CA" w:date="2016-07-21T13:26:00Z">
        <w:r w:rsidRPr="00E310C1">
          <w:rPr>
            <w:rFonts w:ascii="Consolas" w:hAnsi="Consolas" w:cs="Consolas"/>
            <w:sz w:val="20"/>
            <w:szCs w:val="20"/>
          </w:rPr>
          <w:t>37</w:t>
        </w:r>
        <w:proofErr w:type="gramEnd"/>
        <w:r w:rsidRPr="00E310C1">
          <w:rPr>
            <w:rFonts w:ascii="Consolas" w:hAnsi="Consolas" w:cs="Consolas"/>
            <w:sz w:val="20"/>
            <w:szCs w:val="20"/>
          </w:rPr>
          <w:t xml:space="preserve">              ¦--load-</w:t>
        </w:r>
        <w:proofErr w:type="spellStart"/>
        <w:r w:rsidRPr="00E310C1">
          <w:rPr>
            <w:rFonts w:ascii="Consolas" w:hAnsi="Consolas" w:cs="Consolas"/>
            <w:sz w:val="20"/>
            <w:szCs w:val="20"/>
          </w:rPr>
          <w:t>packages.R</w:t>
        </w:r>
        <w:proofErr w:type="spellEnd"/>
        <w:r w:rsidRPr="00E310C1">
          <w:rPr>
            <w:rFonts w:ascii="Consolas" w:hAnsi="Consolas" w:cs="Consolas"/>
            <w:sz w:val="20"/>
            <w:szCs w:val="20"/>
          </w:rPr>
          <w:t xml:space="preserve">                                       run the first time only</w:t>
        </w:r>
      </w:ins>
    </w:p>
    <w:p w14:paraId="2610D04F" w14:textId="77777777" w:rsidR="00E310C1" w:rsidRPr="00E310C1" w:rsidRDefault="00E310C1" w:rsidP="00E310C1">
      <w:pPr>
        <w:spacing w:after="0" w:line="240" w:lineRule="auto"/>
        <w:rPr>
          <w:ins w:id="500" w:author="Wood, Jennifer - NRCS, Davis, CA" w:date="2016-07-21T13:26:00Z"/>
          <w:rFonts w:ascii="Consolas" w:hAnsi="Consolas" w:cs="Consolas"/>
          <w:sz w:val="20"/>
          <w:szCs w:val="20"/>
        </w:rPr>
      </w:pPr>
      <w:ins w:id="501" w:author="Wood, Jennifer - NRCS, Davis, CA" w:date="2016-07-21T13:26:00Z">
        <w:r w:rsidRPr="00E310C1">
          <w:rPr>
            <w:rFonts w:ascii="Consolas" w:hAnsi="Consolas" w:cs="Consolas"/>
            <w:sz w:val="20"/>
            <w:szCs w:val="20"/>
          </w:rPr>
          <w:t xml:space="preserve">                 </w:t>
        </w:r>
      </w:ins>
    </w:p>
    <w:p w14:paraId="6E141CB8" w14:textId="77777777" w:rsidR="00E310C1" w:rsidRPr="00E310C1" w:rsidRDefault="00E310C1" w:rsidP="00E310C1">
      <w:pPr>
        <w:spacing w:after="0" w:line="240" w:lineRule="auto"/>
        <w:rPr>
          <w:ins w:id="502" w:author="Wood, Jennifer - NRCS, Davis, CA" w:date="2016-07-21T13:26:00Z"/>
          <w:rFonts w:ascii="Consolas" w:hAnsi="Consolas" w:cs="Consolas"/>
          <w:sz w:val="20"/>
          <w:szCs w:val="20"/>
        </w:rPr>
      </w:pPr>
      <w:ins w:id="503" w:author="Wood, Jennifer - NRCS, Davis, CA" w:date="2016-07-21T13:26:00Z">
        <w:r w:rsidRPr="00E310C1">
          <w:rPr>
            <w:rFonts w:ascii="Consolas" w:hAnsi="Consolas" w:cs="Consolas"/>
            <w:sz w:val="20"/>
            <w:szCs w:val="20"/>
          </w:rPr>
          <w:t>38              °--map unit polygon data       copy input map unit polygon data here (.</w:t>
        </w:r>
        <w:proofErr w:type="spellStart"/>
        <w:r w:rsidRPr="00E310C1">
          <w:rPr>
            <w:rFonts w:ascii="Consolas" w:hAnsi="Consolas" w:cs="Consolas"/>
            <w:sz w:val="20"/>
            <w:szCs w:val="20"/>
          </w:rPr>
          <w:t>shp</w:t>
        </w:r>
        <w:proofErr w:type="spellEnd"/>
        <w:r w:rsidRPr="00E310C1">
          <w:rPr>
            <w:rFonts w:ascii="Consolas" w:hAnsi="Consolas" w:cs="Consolas"/>
            <w:sz w:val="20"/>
            <w:szCs w:val="20"/>
          </w:rPr>
          <w:t>, .</w:t>
        </w:r>
        <w:proofErr w:type="spellStart"/>
        <w:r w:rsidRPr="00E310C1">
          <w:rPr>
            <w:rFonts w:ascii="Consolas" w:hAnsi="Consolas" w:cs="Consolas"/>
            <w:sz w:val="20"/>
            <w:szCs w:val="20"/>
          </w:rPr>
          <w:t>gdb</w:t>
        </w:r>
        <w:proofErr w:type="spellEnd"/>
        <w:r w:rsidRPr="00E310C1">
          <w:rPr>
            <w:rFonts w:ascii="Consolas" w:hAnsi="Consolas" w:cs="Consolas"/>
            <w:sz w:val="20"/>
            <w:szCs w:val="20"/>
          </w:rPr>
          <w:t>)</w:t>
        </w:r>
      </w:ins>
    </w:p>
    <w:p w14:paraId="149EBDA0" w14:textId="77777777" w:rsidR="00E310C1" w:rsidRPr="00E310C1" w:rsidRDefault="00E310C1" w:rsidP="00E310C1">
      <w:pPr>
        <w:spacing w:after="0" w:line="240" w:lineRule="auto"/>
        <w:rPr>
          <w:ins w:id="504" w:author="Wood, Jennifer - NRCS, Davis, CA" w:date="2016-07-21T13:26:00Z"/>
          <w:rFonts w:ascii="Consolas" w:hAnsi="Consolas" w:cs="Consolas"/>
          <w:sz w:val="20"/>
          <w:szCs w:val="20"/>
        </w:rPr>
      </w:pPr>
      <w:ins w:id="505" w:author="Wood, Jennifer - NRCS, Davis, CA" w:date="2016-07-21T13:26:00Z">
        <w:r w:rsidRPr="00E310C1">
          <w:rPr>
            <w:rFonts w:ascii="Consolas" w:hAnsi="Consolas" w:cs="Consolas"/>
            <w:sz w:val="20"/>
            <w:szCs w:val="20"/>
          </w:rPr>
          <w:t>39</w:t>
        </w:r>
        <w:r w:rsidRPr="00E310C1">
          <w:rPr>
            <w:rFonts w:ascii="Consolas" w:hAnsi="Consolas" w:cs="Consolas"/>
            <w:sz w:val="20"/>
            <w:szCs w:val="20"/>
          </w:rPr>
          <w:tab/>
        </w:r>
        <w:r w:rsidRPr="00E310C1">
          <w:rPr>
            <w:rFonts w:ascii="Consolas" w:hAnsi="Consolas" w:cs="Consolas"/>
            <w:sz w:val="20"/>
            <w:szCs w:val="20"/>
          </w:rPr>
          <w:tab/>
          <w:t xml:space="preserve">    --*.html</w:t>
        </w:r>
        <w:r w:rsidRPr="00E310C1">
          <w:rPr>
            <w:rFonts w:ascii="Consolas" w:hAnsi="Consolas" w:cs="Consolas"/>
            <w:sz w:val="20"/>
            <w:szCs w:val="20"/>
          </w:rPr>
          <w:tab/>
        </w:r>
        <w:r w:rsidRPr="00E310C1">
          <w:rPr>
            <w:rFonts w:ascii="Consolas" w:hAnsi="Consolas" w:cs="Consolas"/>
            <w:sz w:val="20"/>
            <w:szCs w:val="20"/>
          </w:rPr>
          <w:tab/>
        </w:r>
        <w:r w:rsidRPr="00E310C1">
          <w:rPr>
            <w:rFonts w:ascii="Consolas" w:hAnsi="Consolas" w:cs="Consolas"/>
            <w:sz w:val="20"/>
            <w:szCs w:val="20"/>
          </w:rPr>
          <w:tab/>
        </w:r>
        <w:r w:rsidRPr="00E310C1">
          <w:rPr>
            <w:rFonts w:ascii="Consolas" w:hAnsi="Consolas" w:cs="Consolas"/>
            <w:sz w:val="20"/>
            <w:szCs w:val="20"/>
          </w:rPr>
          <w:tab/>
          <w:t xml:space="preserve">    </w:t>
        </w:r>
        <w:proofErr w:type="spellStart"/>
        <w:r w:rsidRPr="00E310C1">
          <w:rPr>
            <w:rFonts w:ascii="Consolas" w:hAnsi="Consolas" w:cs="Consolas"/>
            <w:sz w:val="20"/>
            <w:szCs w:val="20"/>
          </w:rPr>
          <w:t>html</w:t>
        </w:r>
        <w:proofErr w:type="spellEnd"/>
        <w:r w:rsidRPr="00E310C1">
          <w:rPr>
            <w:rFonts w:ascii="Consolas" w:hAnsi="Consolas" w:cs="Consolas"/>
            <w:sz w:val="20"/>
            <w:szCs w:val="20"/>
          </w:rPr>
          <w:t xml:space="preserve"> report output automatically generated here</w:t>
        </w:r>
      </w:ins>
    </w:p>
    <w:p w14:paraId="503E8D5F" w14:textId="77777777" w:rsidR="00E310C1" w:rsidRDefault="00E310C1" w:rsidP="001D458F">
      <w:pPr>
        <w:spacing w:after="0"/>
        <w:jc w:val="center"/>
        <w:rPr>
          <w:ins w:id="506" w:author="Wood, Jennifer - NRCS, Davis, CA" w:date="2016-07-21T13:26:00Z"/>
          <w:rFonts w:ascii="Consolas" w:hAnsi="Consolas" w:cs="Consolas"/>
          <w:sz w:val="20"/>
          <w:szCs w:val="20"/>
        </w:rPr>
        <w:sectPr w:rsidR="00E310C1" w:rsidSect="00E310C1">
          <w:headerReference w:type="default" r:id="rId37"/>
          <w:pgSz w:w="12240" w:h="15840"/>
          <w:pgMar w:top="1800" w:right="720" w:bottom="720" w:left="720" w:header="720" w:footer="720" w:gutter="0"/>
          <w:cols w:space="720"/>
          <w:docGrid w:linePitch="360"/>
          <w:sectPrChange w:id="509" w:author="Wood, Jennifer - NRCS, Davis, CA" w:date="2016-07-21T13:26:00Z">
            <w:sectPr w:rsidR="00E310C1" w:rsidSect="00E310C1">
              <w:pgMar w:top="1080" w:right="1080" w:bottom="432" w:left="1080" w:header="720" w:footer="720" w:gutter="0"/>
            </w:sectPr>
          </w:sectPrChange>
        </w:sectPr>
      </w:pPr>
    </w:p>
    <w:p w14:paraId="6465D21A" w14:textId="28DD637D" w:rsidR="00BB3C46" w:rsidRPr="00BB3C46" w:rsidRDefault="00BB3C46" w:rsidP="00BB3C46">
      <w:pPr>
        <w:tabs>
          <w:tab w:val="left" w:pos="1215"/>
        </w:tabs>
        <w:rPr>
          <w:del w:id="510" w:author="Wood, Jennifer - NRCS, Davis, CA" w:date="2016-07-21T13:26:00Z"/>
          <w:rFonts w:ascii="Consolas" w:hAnsi="Consolas" w:cs="Consolas"/>
          <w:sz w:val="20"/>
          <w:szCs w:val="20"/>
          <w:rPrChange w:id="511" w:author="Wood, Jennifer - NRCS, Davis, CA" w:date="2016-07-19T13:45:00Z">
            <w:rPr>
              <w:del w:id="512" w:author="Wood, Jennifer - NRCS, Davis, CA" w:date="2016-07-21T13:26:00Z"/>
              <w:rFonts w:cs="Arial"/>
              <w:b/>
            </w:rPr>
          </w:rPrChange>
        </w:rPr>
        <w:sectPr w:rsidR="00BB3C46" w:rsidRPr="00BB3C46" w:rsidSect="00BB3C46">
          <w:pgSz w:w="12240" w:h="15840"/>
          <w:pgMar w:top="1080" w:right="360" w:bottom="432" w:left="720" w:header="720" w:footer="720" w:gutter="0"/>
          <w:cols w:space="720"/>
          <w:docGrid w:linePitch="360"/>
          <w:sectPrChange w:id="513" w:author="Wood, Jennifer - NRCS, Davis, CA" w:date="2016-07-21T13:25:00Z">
            <w:sectPr w:rsidR="00BB3C46" w:rsidRPr="00BB3C46" w:rsidSect="00BB3C46">
              <w:pgMar w:top="1080" w:right="1080" w:bottom="432" w:left="1080" w:header="720" w:footer="720" w:gutter="0"/>
            </w:sectPr>
          </w:sectPrChange>
        </w:sectPr>
        <w:pPrChange w:id="514" w:author="Wood, Jennifer - NRCS, Davis, CA" w:date="2016-07-19T13:45:00Z">
          <w:pPr>
            <w:spacing w:after="0"/>
            <w:jc w:val="center"/>
          </w:pPr>
        </w:pPrChange>
      </w:pPr>
    </w:p>
    <w:p w14:paraId="57509741" w14:textId="6A7DE775" w:rsidR="00B17473" w:rsidRPr="00B16275" w:rsidRDefault="00B17473" w:rsidP="001D458F">
      <w:pPr>
        <w:spacing w:after="0"/>
        <w:jc w:val="center"/>
        <w:rPr>
          <w:rFonts w:cs="Arial"/>
          <w:b/>
        </w:rPr>
      </w:pPr>
    </w:p>
    <w:p w14:paraId="6776BAB9" w14:textId="5E75C4A9" w:rsidR="00B17473" w:rsidRPr="005A6206" w:rsidRDefault="001D458F" w:rsidP="005A6206">
      <w:pPr>
        <w:pStyle w:val="Heading1"/>
      </w:pPr>
      <w:bookmarkStart w:id="515" w:name="_Appendix_2_–"/>
      <w:bookmarkStart w:id="516" w:name="_Appendix_3_–"/>
      <w:bookmarkEnd w:id="515"/>
      <w:bookmarkEnd w:id="516"/>
      <w:r w:rsidRPr="005A6206">
        <w:t xml:space="preserve">Appendix </w:t>
      </w:r>
      <w:ins w:id="517" w:author="Wood, Jennifer - NRCS, Davis, CA" w:date="2016-07-19T13:35:00Z">
        <w:r w:rsidR="001C4122">
          <w:t>3</w:t>
        </w:r>
      </w:ins>
      <w:del w:id="518" w:author="Wood, Jennifer - NRCS, Davis, CA" w:date="2016-07-19T13:35:00Z">
        <w:r w:rsidRPr="005A6206" w:rsidDel="001C4122">
          <w:delText>2</w:delText>
        </w:r>
      </w:del>
      <w:r w:rsidRPr="005A6206">
        <w:t xml:space="preserve"> – Example html report output file</w:t>
      </w:r>
      <w:r w:rsidR="00105090" w:rsidRPr="005A6206">
        <w:t xml:space="preserve">  </w:t>
      </w:r>
    </w:p>
    <w:p w14:paraId="59839901" w14:textId="77777777" w:rsidR="00C406F3" w:rsidRPr="00A27150" w:rsidRDefault="00C406F3" w:rsidP="00B16275"/>
    <w:p w14:paraId="22CC1734" w14:textId="2EB61D55" w:rsidR="001D458F" w:rsidRPr="00B16275" w:rsidRDefault="00C406F3" w:rsidP="001D458F">
      <w:pPr>
        <w:rPr>
          <w:rFonts w:cs="Arial"/>
        </w:rPr>
      </w:pPr>
      <w:r w:rsidRPr="00A27150">
        <w:rPr>
          <w:noProof/>
        </w:rPr>
        <w:drawing>
          <wp:inline distT="0" distB="0" distL="0" distR="0" wp14:anchorId="1B9007F8" wp14:editId="7B968BF1">
            <wp:extent cx="6400800" cy="6842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0800" cy="6842125"/>
                    </a:xfrm>
                    <a:prstGeom prst="rect">
                      <a:avLst/>
                    </a:prstGeom>
                  </pic:spPr>
                </pic:pic>
              </a:graphicData>
            </a:graphic>
          </wp:inline>
        </w:drawing>
      </w:r>
    </w:p>
    <w:p w14:paraId="4B53914E" w14:textId="77777777" w:rsidR="0088073F" w:rsidRPr="00B16275" w:rsidRDefault="0088073F" w:rsidP="001D458F">
      <w:pPr>
        <w:rPr>
          <w:rFonts w:cs="Arial"/>
        </w:rPr>
      </w:pPr>
    </w:p>
    <w:p w14:paraId="5FFA287D" w14:textId="43B74EA4" w:rsidR="0088073F" w:rsidRPr="00B16275" w:rsidRDefault="0088073F" w:rsidP="001D458F">
      <w:pPr>
        <w:rPr>
          <w:rFonts w:cs="Arial"/>
        </w:rPr>
      </w:pPr>
    </w:p>
    <w:p w14:paraId="3AAD49BC" w14:textId="6ADCEA54" w:rsidR="0088073F" w:rsidRPr="00B16275" w:rsidRDefault="0088073F" w:rsidP="001D458F">
      <w:pPr>
        <w:rPr>
          <w:rFonts w:cs="Arial"/>
        </w:rPr>
      </w:pPr>
    </w:p>
    <w:p w14:paraId="20DC4487" w14:textId="3841D76C" w:rsidR="0088073F" w:rsidRPr="00B16275" w:rsidRDefault="00C406F3" w:rsidP="001D458F">
      <w:pPr>
        <w:rPr>
          <w:rFonts w:cs="Arial"/>
        </w:rPr>
      </w:pPr>
      <w:r w:rsidRPr="00A27150">
        <w:rPr>
          <w:noProof/>
        </w:rPr>
        <w:lastRenderedPageBreak/>
        <w:drawing>
          <wp:inline distT="0" distB="0" distL="0" distR="0" wp14:anchorId="50F20D98" wp14:editId="650FB266">
            <wp:extent cx="5562127" cy="83058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8254" cy="8314950"/>
                    </a:xfrm>
                    <a:prstGeom prst="rect">
                      <a:avLst/>
                    </a:prstGeom>
                  </pic:spPr>
                </pic:pic>
              </a:graphicData>
            </a:graphic>
          </wp:inline>
        </w:drawing>
      </w:r>
    </w:p>
    <w:p w14:paraId="70BF5F32" w14:textId="31A3E89A" w:rsidR="0088073F" w:rsidRPr="00B16275" w:rsidRDefault="00C406F3" w:rsidP="001D458F">
      <w:pPr>
        <w:rPr>
          <w:rFonts w:cs="Arial"/>
        </w:rPr>
      </w:pPr>
      <w:r w:rsidRPr="00A27150">
        <w:rPr>
          <w:noProof/>
        </w:rPr>
        <w:lastRenderedPageBreak/>
        <w:drawing>
          <wp:inline distT="0" distB="0" distL="0" distR="0" wp14:anchorId="781F2DEA" wp14:editId="277B9062">
            <wp:extent cx="5660739" cy="8520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2501" cy="8523197"/>
                    </a:xfrm>
                    <a:prstGeom prst="rect">
                      <a:avLst/>
                    </a:prstGeom>
                  </pic:spPr>
                </pic:pic>
              </a:graphicData>
            </a:graphic>
          </wp:inline>
        </w:drawing>
      </w:r>
    </w:p>
    <w:p w14:paraId="0420BE40" w14:textId="0C6FCA09" w:rsidR="00C406F3" w:rsidRPr="00B16275" w:rsidRDefault="00C406F3" w:rsidP="001D458F">
      <w:pPr>
        <w:rPr>
          <w:rFonts w:cs="Arial"/>
        </w:rPr>
      </w:pPr>
      <w:r w:rsidRPr="00A27150">
        <w:rPr>
          <w:noProof/>
        </w:rPr>
        <w:lastRenderedPageBreak/>
        <w:drawing>
          <wp:inline distT="0" distB="0" distL="0" distR="0" wp14:anchorId="37A663A8" wp14:editId="4E2C1D22">
            <wp:extent cx="6203874" cy="8382000"/>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06648" cy="8385748"/>
                    </a:xfrm>
                    <a:prstGeom prst="rect">
                      <a:avLst/>
                    </a:prstGeom>
                  </pic:spPr>
                </pic:pic>
              </a:graphicData>
            </a:graphic>
          </wp:inline>
        </w:drawing>
      </w:r>
    </w:p>
    <w:p w14:paraId="057828AF" w14:textId="38D1EFB7" w:rsidR="00C406F3" w:rsidRPr="00B16275" w:rsidRDefault="00C406F3" w:rsidP="001D458F">
      <w:pPr>
        <w:rPr>
          <w:rFonts w:cs="Arial"/>
        </w:rPr>
      </w:pPr>
      <w:r w:rsidRPr="00A27150">
        <w:rPr>
          <w:noProof/>
        </w:rPr>
        <w:lastRenderedPageBreak/>
        <w:drawing>
          <wp:inline distT="0" distB="0" distL="0" distR="0" wp14:anchorId="68E60071" wp14:editId="302E8DCF">
            <wp:extent cx="5876984" cy="5362748"/>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78248" cy="5363901"/>
                    </a:xfrm>
                    <a:prstGeom prst="rect">
                      <a:avLst/>
                    </a:prstGeom>
                  </pic:spPr>
                </pic:pic>
              </a:graphicData>
            </a:graphic>
          </wp:inline>
        </w:drawing>
      </w:r>
    </w:p>
    <w:p w14:paraId="1816D8FC" w14:textId="77777777" w:rsidR="00C406F3" w:rsidRPr="00B16275" w:rsidRDefault="00C406F3" w:rsidP="001D458F">
      <w:pPr>
        <w:rPr>
          <w:rFonts w:cs="Arial"/>
        </w:rPr>
      </w:pPr>
    </w:p>
    <w:p w14:paraId="5A7A33E1" w14:textId="075545DE" w:rsidR="00C406F3" w:rsidRPr="00B16275" w:rsidRDefault="00C406F3" w:rsidP="001D458F">
      <w:pPr>
        <w:rPr>
          <w:rFonts w:cs="Arial"/>
        </w:rPr>
      </w:pPr>
      <w:r w:rsidRPr="00A27150">
        <w:rPr>
          <w:noProof/>
        </w:rPr>
        <w:lastRenderedPageBreak/>
        <w:drawing>
          <wp:inline distT="0" distB="0" distL="0" distR="0" wp14:anchorId="6D6612DD" wp14:editId="3DA6B9BD">
            <wp:extent cx="4818267" cy="3955473"/>
            <wp:effectExtent l="0" t="0" r="1905"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27491" cy="3963045"/>
                    </a:xfrm>
                    <a:prstGeom prst="rect">
                      <a:avLst/>
                    </a:prstGeom>
                  </pic:spPr>
                </pic:pic>
              </a:graphicData>
            </a:graphic>
          </wp:inline>
        </w:drawing>
      </w:r>
    </w:p>
    <w:p w14:paraId="197D2B3B" w14:textId="7FCBD5C3" w:rsidR="00C406F3" w:rsidRPr="00B16275" w:rsidRDefault="00C406F3" w:rsidP="001D458F">
      <w:pPr>
        <w:rPr>
          <w:rFonts w:cs="Arial"/>
        </w:rPr>
      </w:pPr>
      <w:r w:rsidRPr="00A27150">
        <w:rPr>
          <w:noProof/>
        </w:rPr>
        <w:drawing>
          <wp:inline distT="0" distB="0" distL="0" distR="0" wp14:anchorId="49D4A176" wp14:editId="2C839320">
            <wp:extent cx="4818510" cy="3735301"/>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26116" cy="3741197"/>
                    </a:xfrm>
                    <a:prstGeom prst="rect">
                      <a:avLst/>
                    </a:prstGeom>
                  </pic:spPr>
                </pic:pic>
              </a:graphicData>
            </a:graphic>
          </wp:inline>
        </w:drawing>
      </w:r>
    </w:p>
    <w:p w14:paraId="40230798" w14:textId="49630A5F" w:rsidR="00C406F3" w:rsidRPr="00B16275" w:rsidRDefault="00C406F3" w:rsidP="001D458F">
      <w:pPr>
        <w:rPr>
          <w:rFonts w:cs="Arial"/>
        </w:rPr>
      </w:pPr>
      <w:r w:rsidRPr="00A27150">
        <w:rPr>
          <w:noProof/>
        </w:rPr>
        <w:lastRenderedPageBreak/>
        <w:drawing>
          <wp:inline distT="0" distB="0" distL="0" distR="0" wp14:anchorId="7791CC6E" wp14:editId="0744C2BB">
            <wp:extent cx="5847047" cy="5997864"/>
            <wp:effectExtent l="0" t="0" r="190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50337" cy="6001239"/>
                    </a:xfrm>
                    <a:prstGeom prst="rect">
                      <a:avLst/>
                    </a:prstGeom>
                  </pic:spPr>
                </pic:pic>
              </a:graphicData>
            </a:graphic>
          </wp:inline>
        </w:drawing>
      </w:r>
    </w:p>
    <w:sectPr w:rsidR="00C406F3" w:rsidRPr="00B16275" w:rsidSect="004D3A39">
      <w:headerReference w:type="default" r:id="rId46"/>
      <w:pgSz w:w="12240" w:h="15840"/>
      <w:pgMar w:top="1080" w:right="1080" w:bottom="432"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1" w:author="Wood, Jennifer - NRCS, Davis, CA" w:date="2016-07-05T14:58:00Z" w:initials="WJ-NDC">
    <w:p w14:paraId="6A6BE4E9" w14:textId="65287861" w:rsidR="009A6895" w:rsidRDefault="009A6895">
      <w:pPr>
        <w:pStyle w:val="CommentText"/>
      </w:pPr>
      <w:r>
        <w:rPr>
          <w:rStyle w:val="CommentReference"/>
        </w:rPr>
        <w:annotationRef/>
      </w:r>
      <w:r>
        <w:t>What is the problem here?</w:t>
      </w:r>
    </w:p>
  </w:comment>
  <w:comment w:id="81" w:author="Wood, Jennifer - NRCS, Davis, CA" w:date="2016-07-05T14:45:00Z" w:initials="WJ-NDC">
    <w:p w14:paraId="75148918" w14:textId="7A890A02" w:rsidR="00517C5B" w:rsidRDefault="00517C5B">
      <w:pPr>
        <w:pStyle w:val="CommentText"/>
      </w:pPr>
      <w:r>
        <w:rPr>
          <w:rStyle w:val="CommentReference"/>
        </w:rPr>
        <w:annotationRef/>
      </w:r>
      <w:r>
        <w:t xml:space="preserve">What is wrong with this?  We are having them store the original, most current files on their office shared drive </w:t>
      </w:r>
      <w:proofErr w:type="spellStart"/>
      <w:r>
        <w:t>geodata</w:t>
      </w:r>
      <w:proofErr w:type="spellEnd"/>
      <w:r>
        <w:t xml:space="preserve"> folder.</w:t>
      </w:r>
    </w:p>
  </w:comment>
  <w:comment w:id="82" w:author="Beaudette, Dylan - NRCS, Sonora, CA" w:date="2016-07-11T10:28:00Z" w:initials="BD-NSC">
    <w:p w14:paraId="506E1C58" w14:textId="41FF2348" w:rsidR="00C15874" w:rsidRDefault="00C15874">
      <w:pPr>
        <w:pStyle w:val="CommentText"/>
      </w:pPr>
      <w:r>
        <w:rPr>
          <w:rStyle w:val="CommentReference"/>
        </w:rPr>
        <w:annotationRef/>
      </w:r>
      <w:r>
        <w:t xml:space="preserve">We need to explain that the report / </w:t>
      </w:r>
      <w:proofErr w:type="spellStart"/>
      <w:r>
        <w:t>config</w:t>
      </w:r>
      <w:proofErr w:type="spellEnd"/>
      <w:r>
        <w:t xml:space="preserve"> files can and should be stored according to who is using them. The files are not setup for simultaneous usage: therefore keeping them on a local drive or directory is safer if more than 1 person per office will be using them. </w:t>
      </w:r>
    </w:p>
  </w:comment>
  <w:comment w:id="83" w:author="Wood, Jennifer - NRCS, Davis, CA" w:date="2016-07-18T14:15:00Z" w:initials="WJ-NDC">
    <w:p w14:paraId="06265732" w14:textId="6CDB964F" w:rsidR="00952C33" w:rsidRDefault="00952C33">
      <w:pPr>
        <w:pStyle w:val="CommentText"/>
      </w:pPr>
      <w:r>
        <w:rPr>
          <w:rStyle w:val="CommentReference"/>
        </w:rPr>
        <w:annotationRef/>
      </w:r>
      <w:r>
        <w:t>How’s this?</w:t>
      </w:r>
    </w:p>
  </w:comment>
  <w:comment w:id="168" w:author="Wood, Jennifer - NRCS, Davis, CA" w:date="2016-07-05T15:13:00Z" w:initials="WJ-NDC">
    <w:p w14:paraId="03582144" w14:textId="28892AD9" w:rsidR="00977D20" w:rsidRDefault="00977D20">
      <w:pPr>
        <w:pStyle w:val="CommentText"/>
      </w:pPr>
      <w:r>
        <w:rPr>
          <w:rStyle w:val="CommentReference"/>
        </w:rPr>
        <w:annotationRef/>
      </w:r>
      <w:r>
        <w:t>What are the concerns here?</w:t>
      </w:r>
    </w:p>
  </w:comment>
  <w:comment w:id="213" w:author="Beaudette, Dylan - NRCS, Sonora, CA" w:date="2016-07-11T10:31:00Z" w:initials="BD-NSC">
    <w:p w14:paraId="42B844DD" w14:textId="315FBA70" w:rsidR="003E10C7" w:rsidRDefault="003E10C7">
      <w:pPr>
        <w:pStyle w:val="CommentText"/>
      </w:pPr>
      <w:r>
        <w:rPr>
          <w:rStyle w:val="CommentReference"/>
        </w:rPr>
        <w:annotationRef/>
      </w:r>
      <w:r>
        <w:t>This can get messy: the configuration file can point to the SHP / geodatabase files as needed. I don’t think that everything should be dumped into this folder.</w:t>
      </w:r>
    </w:p>
  </w:comment>
  <w:comment w:id="214" w:author="Wood, Jennifer - NRCS, Davis, CA" w:date="2016-07-18T12:25:00Z" w:initials="WJ-NDC">
    <w:p w14:paraId="409810F8" w14:textId="51B7E3E1" w:rsidR="00E1147E" w:rsidRDefault="00E1147E">
      <w:pPr>
        <w:pStyle w:val="CommentText"/>
      </w:pPr>
      <w:r>
        <w:rPr>
          <w:rStyle w:val="CommentReference"/>
        </w:rPr>
        <w:annotationRef/>
      </w:r>
      <w:r>
        <w:t>How is this?</w:t>
      </w:r>
    </w:p>
  </w:comment>
  <w:comment w:id="235" w:author="Beaudette, Dylan - NRCS, Sonora, CA" w:date="2016-07-11T10:32:00Z" w:initials="BD-NSC">
    <w:p w14:paraId="58310AD3" w14:textId="7A2C52DE" w:rsidR="00952C33" w:rsidRDefault="00AF2869">
      <w:pPr>
        <w:pStyle w:val="CommentText"/>
      </w:pPr>
      <w:r>
        <w:rPr>
          <w:rStyle w:val="CommentReference"/>
        </w:rPr>
        <w:annotationRef/>
      </w:r>
      <w:r>
        <w:t>This doesn’t make sense.</w:t>
      </w:r>
    </w:p>
  </w:comment>
  <w:comment w:id="236" w:author="Wood, Jennifer - NRCS, Davis, CA" w:date="2016-07-18T14:18:00Z" w:initials="WJ-NDC">
    <w:p w14:paraId="1173FF0B" w14:textId="569CFF21" w:rsidR="00952C33" w:rsidRDefault="00952C33">
      <w:pPr>
        <w:pStyle w:val="CommentText"/>
      </w:pPr>
      <w:r>
        <w:rPr>
          <w:rStyle w:val="CommentReference"/>
        </w:rPr>
        <w:annotationRef/>
      </w:r>
      <w:r>
        <w:t>I added the word “found”, but not sure if these directions still make sense.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A6BE4E9" w15:done="0"/>
  <w15:commentEx w15:paraId="75148918" w15:done="0"/>
  <w15:commentEx w15:paraId="506E1C58" w15:paraIdParent="75148918" w15:done="0"/>
  <w15:commentEx w15:paraId="06265732" w15:paraIdParent="75148918" w15:done="0"/>
  <w15:commentEx w15:paraId="03582144" w15:done="0"/>
  <w15:commentEx w15:paraId="42B844DD" w15:done="0"/>
  <w15:commentEx w15:paraId="409810F8" w15:paraIdParent="42B844DD" w15:done="0"/>
  <w15:commentEx w15:paraId="58310AD3" w15:done="0"/>
  <w15:commentEx w15:paraId="1173FF0B" w15:paraIdParent="58310AD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0E360D" w14:textId="77777777" w:rsidR="009962E3" w:rsidRDefault="009962E3" w:rsidP="00721272">
      <w:pPr>
        <w:spacing w:after="0" w:line="240" w:lineRule="auto"/>
      </w:pPr>
      <w:r>
        <w:separator/>
      </w:r>
    </w:p>
  </w:endnote>
  <w:endnote w:type="continuationSeparator" w:id="0">
    <w:p w14:paraId="5807DC8C" w14:textId="77777777" w:rsidR="009962E3" w:rsidRDefault="009962E3" w:rsidP="00721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7081306"/>
      <w:docPartObj>
        <w:docPartGallery w:val="Page Numbers (Bottom of Page)"/>
        <w:docPartUnique/>
      </w:docPartObj>
    </w:sdtPr>
    <w:sdtEndPr>
      <w:rPr>
        <w:noProof/>
      </w:rPr>
    </w:sdtEndPr>
    <w:sdtContent>
      <w:p w14:paraId="0DB9D03B" w14:textId="77777777" w:rsidR="00721272" w:rsidRDefault="00721272">
        <w:pPr>
          <w:pStyle w:val="Footer"/>
          <w:jc w:val="right"/>
        </w:pPr>
        <w:r>
          <w:fldChar w:fldCharType="begin"/>
        </w:r>
        <w:r>
          <w:instrText xml:space="preserve"> PAGE   \* MERGEFORMAT </w:instrText>
        </w:r>
        <w:r>
          <w:fldChar w:fldCharType="separate"/>
        </w:r>
        <w:r w:rsidR="00667267">
          <w:rPr>
            <w:noProof/>
          </w:rPr>
          <w:t>25</w:t>
        </w:r>
        <w:r>
          <w:rPr>
            <w:noProof/>
          </w:rPr>
          <w:fldChar w:fldCharType="end"/>
        </w:r>
      </w:p>
    </w:sdtContent>
  </w:sdt>
  <w:p w14:paraId="2C760DBA" w14:textId="77777777" w:rsidR="00721272" w:rsidRDefault="007212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E3ED59" w14:textId="77777777" w:rsidR="009962E3" w:rsidRDefault="009962E3" w:rsidP="00721272">
      <w:pPr>
        <w:spacing w:after="0" w:line="240" w:lineRule="auto"/>
      </w:pPr>
      <w:r>
        <w:separator/>
      </w:r>
    </w:p>
  </w:footnote>
  <w:footnote w:type="continuationSeparator" w:id="0">
    <w:p w14:paraId="3A3A3C6C" w14:textId="77777777" w:rsidR="009962E3" w:rsidRDefault="009962E3" w:rsidP="007212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D32D8" w14:textId="47CA829B" w:rsidR="000E5D2F" w:rsidRDefault="000E5D2F" w:rsidP="001B7F80">
    <w:pPr>
      <w:pStyle w:val="Header"/>
      <w:tabs>
        <w:tab w:val="clear" w:pos="9360"/>
        <w:tab w:val="right" w:pos="10080"/>
      </w:tabs>
      <w:rPr>
        <w:sz w:val="20"/>
        <w:szCs w:val="20"/>
      </w:rPr>
    </w:pPr>
    <w:r>
      <w:ptab w:relativeTo="margin" w:alignment="right" w:leader="none"/>
    </w:r>
    <w:ins w:id="380" w:author="Wood, Jennifer - NRCS, Davis, CA" w:date="2016-07-18T12:15:00Z">
      <w:r w:rsidR="002C3FB4">
        <w:fldChar w:fldCharType="begin"/>
      </w:r>
      <w:r w:rsidR="002C3FB4">
        <w:instrText xml:space="preserve"> FILENAME  \* FirstCap  \* MERGEFORMAT </w:instrText>
      </w:r>
    </w:ins>
    <w:r w:rsidR="002C3FB4">
      <w:fldChar w:fldCharType="separate"/>
    </w:r>
    <w:ins w:id="381" w:author="Wood, Jennifer - NRCS, Davis, CA" w:date="2016-07-18T12:15:00Z">
      <w:r w:rsidR="002C3FB4">
        <w:rPr>
          <w:noProof/>
        </w:rPr>
        <w:t>Map Unit Summary Report Part 2 - Instructions.docx</w:t>
      </w:r>
      <w:r w:rsidR="002C3FB4">
        <w:fldChar w:fldCharType="end"/>
      </w:r>
    </w:ins>
    <w:del w:id="382" w:author="Wood, Jennifer - NRCS, Davis, CA" w:date="2016-07-18T12:15:00Z">
      <w:r w:rsidR="00833979" w:rsidDel="002C3FB4">
        <w:fldChar w:fldCharType="begin"/>
      </w:r>
      <w:r w:rsidR="00833979" w:rsidDel="002C3FB4">
        <w:delInstrText xml:space="preserve"> FILENAME \* MERGEFORMAT </w:delInstrText>
      </w:r>
      <w:r w:rsidR="00833979" w:rsidDel="002C3FB4">
        <w:fldChar w:fldCharType="separate"/>
      </w:r>
      <w:r w:rsidR="00944EDF" w:rsidDel="002C3FB4">
        <w:rPr>
          <w:noProof/>
        </w:rPr>
        <w:delText>Map Unit Summary Report Background and Instructions.docx</w:delText>
      </w:r>
      <w:r w:rsidR="00833979" w:rsidDel="002C3FB4">
        <w:rPr>
          <w:noProof/>
        </w:rPr>
        <w:fldChar w:fldCharType="end"/>
      </w:r>
      <w:r w:rsidR="001B7F80" w:rsidDel="002C3FB4">
        <w:rPr>
          <w:sz w:val="20"/>
          <w:szCs w:val="20"/>
        </w:rPr>
        <w:delText xml:space="preserve"> </w:delText>
      </w:r>
    </w:del>
  </w:p>
  <w:p w14:paraId="6EF27870" w14:textId="012FCD74" w:rsidR="001B7F80" w:rsidRDefault="001B7F80" w:rsidP="001B7F80">
    <w:pPr>
      <w:pStyle w:val="Header"/>
      <w:tabs>
        <w:tab w:val="clear" w:pos="9360"/>
        <w:tab w:val="right" w:pos="10080"/>
      </w:tabs>
    </w:pPr>
    <w:r>
      <w:rPr>
        <w:sz w:val="20"/>
        <w:szCs w:val="20"/>
      </w:rPr>
      <w:tab/>
    </w:r>
    <w:r>
      <w:rPr>
        <w:sz w:val="20"/>
        <w:szCs w:val="20"/>
      </w:rPr>
      <w:tab/>
    </w:r>
    <w:r>
      <w:rPr>
        <w:sz w:val="20"/>
        <w:szCs w:val="20"/>
      </w:rPr>
      <w:fldChar w:fldCharType="begin"/>
    </w:r>
    <w:r>
      <w:rPr>
        <w:sz w:val="20"/>
        <w:szCs w:val="20"/>
      </w:rPr>
      <w:instrText xml:space="preserve"> DATE   \* MERGEFORMAT </w:instrText>
    </w:r>
    <w:r>
      <w:rPr>
        <w:sz w:val="20"/>
        <w:szCs w:val="20"/>
      </w:rPr>
      <w:fldChar w:fldCharType="separate"/>
    </w:r>
    <w:ins w:id="383" w:author="Beaudette, Dylan - NRCS, Sonora, CA" w:date="2016-07-22T11:55:00Z">
      <w:r w:rsidR="00945CB4">
        <w:rPr>
          <w:noProof/>
          <w:sz w:val="20"/>
          <w:szCs w:val="20"/>
        </w:rPr>
        <w:t>7/22/2016</w:t>
      </w:r>
    </w:ins>
    <w:ins w:id="384" w:author="Wood, Jennifer - NRCS, Davis, CA" w:date="2016-07-21T13:27:00Z">
      <w:del w:id="385" w:author="Beaudette, Dylan - NRCS, Sonora, CA" w:date="2016-07-22T11:55:00Z">
        <w:r w:rsidR="00BC2FA1" w:rsidDel="00945CB4">
          <w:rPr>
            <w:noProof/>
            <w:sz w:val="20"/>
            <w:szCs w:val="20"/>
          </w:rPr>
          <w:delText>7/21/2016</w:delText>
        </w:r>
      </w:del>
    </w:ins>
    <w:del w:id="386" w:author="Beaudette, Dylan - NRCS, Sonora, CA" w:date="2016-07-22T11:55:00Z">
      <w:r w:rsidR="002C3FB4" w:rsidDel="00945CB4">
        <w:rPr>
          <w:noProof/>
          <w:sz w:val="20"/>
          <w:szCs w:val="20"/>
        </w:rPr>
        <w:delText>7/18/2016</w:delText>
      </w:r>
    </w:del>
    <w:r>
      <w:rPr>
        <w:sz w:val="20"/>
        <w:szCs w:val="2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4E5E5B" w14:textId="77777777" w:rsidR="000E5D2F" w:rsidRDefault="000E5D2F">
    <w:pPr>
      <w:pStyle w:val="Header"/>
    </w:pPr>
    <w:r>
      <w:ptab w:relativeTo="margin" w:alignment="right" w:leader="none"/>
    </w:r>
    <w:r>
      <w:t>Appendix 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F71E8" w14:textId="16719B49" w:rsidR="001C4122" w:rsidRDefault="001C4122">
    <w:pPr>
      <w:pStyle w:val="Header"/>
    </w:pPr>
    <w:r>
      <w:ptab w:relativeTo="margin" w:alignment="right" w:leader="none"/>
    </w:r>
    <w:r>
      <w:t xml:space="preserve">Appendix </w:t>
    </w:r>
    <w:ins w:id="507" w:author="Wood, Jennifer - NRCS, Davis, CA" w:date="2016-07-19T13:36:00Z">
      <w:r>
        <w:t>2</w:t>
      </w:r>
    </w:ins>
    <w:del w:id="508" w:author="Wood, Jennifer - NRCS, Davis, CA" w:date="2016-07-19T13:36:00Z">
      <w:r w:rsidDel="001C4122">
        <w:delText>1</w:delText>
      </w:r>
    </w:del>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FFBD2" w14:textId="49A1C7AB" w:rsidR="001D458F" w:rsidRDefault="001D458F">
    <w:pPr>
      <w:pStyle w:val="Header"/>
    </w:pPr>
    <w:r>
      <w:ptab w:relativeTo="margin" w:alignment="right" w:leader="none"/>
    </w:r>
    <w:r>
      <w:t xml:space="preserve">Appendix </w:t>
    </w:r>
    <w:ins w:id="519" w:author="Wood, Jennifer - NRCS, Davis, CA" w:date="2016-07-19T13:35:00Z">
      <w:r w:rsidR="001C4122">
        <w:t>3</w:t>
      </w:r>
    </w:ins>
    <w:del w:id="520" w:author="Wood, Jennifer - NRCS, Davis, CA" w:date="2016-07-19T13:35:00Z">
      <w:r w:rsidDel="001C4122">
        <w:delText>2</w:delText>
      </w:r>
    </w:del>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5BA46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37949B7"/>
    <w:multiLevelType w:val="hybridMultilevel"/>
    <w:tmpl w:val="1F683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2E4089"/>
    <w:multiLevelType w:val="hybridMultilevel"/>
    <w:tmpl w:val="1F683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B95468"/>
    <w:multiLevelType w:val="hybridMultilevel"/>
    <w:tmpl w:val="67162762"/>
    <w:lvl w:ilvl="0" w:tplc="3734424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AC91417"/>
    <w:multiLevelType w:val="hybridMultilevel"/>
    <w:tmpl w:val="1F683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59788D"/>
    <w:multiLevelType w:val="hybridMultilevel"/>
    <w:tmpl w:val="22E86F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354A41"/>
    <w:multiLevelType w:val="hybridMultilevel"/>
    <w:tmpl w:val="1F683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E27A08"/>
    <w:multiLevelType w:val="hybridMultilevel"/>
    <w:tmpl w:val="3B245E10"/>
    <w:lvl w:ilvl="0" w:tplc="6434B4F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5238A2"/>
    <w:multiLevelType w:val="hybridMultilevel"/>
    <w:tmpl w:val="E222C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6"/>
  </w:num>
  <w:num w:numId="5">
    <w:abstractNumId w:val="3"/>
  </w:num>
  <w:num w:numId="6">
    <w:abstractNumId w:val="7"/>
  </w:num>
  <w:num w:numId="7">
    <w:abstractNumId w:val="5"/>
  </w:num>
  <w:num w:numId="8">
    <w:abstractNumId w:val="8"/>
  </w:num>
  <w:num w:numId="9">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ood, Jennifer - NRCS, Davis, CA">
    <w15:presenceInfo w15:providerId="AD" w15:userId="S-1-5-21-2443529608-3098792306-3041422421-112563"/>
  </w15:person>
  <w15:person w15:author="Beaudette, Dylan - NRCS, Sonora, CA">
    <w15:presenceInfo w15:providerId="AD" w15:userId="S-1-5-21-2443529608-3098792306-3041422421-1156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AC7"/>
    <w:rsid w:val="00005846"/>
    <w:rsid w:val="000118F8"/>
    <w:rsid w:val="000235D6"/>
    <w:rsid w:val="00024790"/>
    <w:rsid w:val="00025248"/>
    <w:rsid w:val="00033DC0"/>
    <w:rsid w:val="0004328A"/>
    <w:rsid w:val="00056FC8"/>
    <w:rsid w:val="00072E72"/>
    <w:rsid w:val="00076018"/>
    <w:rsid w:val="000841AC"/>
    <w:rsid w:val="000A174B"/>
    <w:rsid w:val="000A19F3"/>
    <w:rsid w:val="000A1AA6"/>
    <w:rsid w:val="000B266C"/>
    <w:rsid w:val="000B39E4"/>
    <w:rsid w:val="000C0D67"/>
    <w:rsid w:val="000E4DDF"/>
    <w:rsid w:val="000E5D2F"/>
    <w:rsid w:val="000F1505"/>
    <w:rsid w:val="000F3D7E"/>
    <w:rsid w:val="000F4C55"/>
    <w:rsid w:val="001021FC"/>
    <w:rsid w:val="00105090"/>
    <w:rsid w:val="001129CB"/>
    <w:rsid w:val="001203E1"/>
    <w:rsid w:val="00120FEF"/>
    <w:rsid w:val="00127F15"/>
    <w:rsid w:val="00131202"/>
    <w:rsid w:val="00131DEF"/>
    <w:rsid w:val="0018257A"/>
    <w:rsid w:val="001B7F80"/>
    <w:rsid w:val="001C4122"/>
    <w:rsid w:val="001D458F"/>
    <w:rsid w:val="001D6189"/>
    <w:rsid w:val="001E056D"/>
    <w:rsid w:val="001E1F31"/>
    <w:rsid w:val="001E557A"/>
    <w:rsid w:val="001F6233"/>
    <w:rsid w:val="00226B73"/>
    <w:rsid w:val="00243E5C"/>
    <w:rsid w:val="0024727E"/>
    <w:rsid w:val="00253CC6"/>
    <w:rsid w:val="00256B57"/>
    <w:rsid w:val="00263B7C"/>
    <w:rsid w:val="0027007B"/>
    <w:rsid w:val="0027279F"/>
    <w:rsid w:val="002748B2"/>
    <w:rsid w:val="00281A6D"/>
    <w:rsid w:val="00286BF5"/>
    <w:rsid w:val="002873FC"/>
    <w:rsid w:val="00296C74"/>
    <w:rsid w:val="00296EBB"/>
    <w:rsid w:val="002A1B5A"/>
    <w:rsid w:val="002A26D0"/>
    <w:rsid w:val="002A792C"/>
    <w:rsid w:val="002B5480"/>
    <w:rsid w:val="002C3FB4"/>
    <w:rsid w:val="002E1F93"/>
    <w:rsid w:val="002F1C7A"/>
    <w:rsid w:val="003141F1"/>
    <w:rsid w:val="00323FA7"/>
    <w:rsid w:val="00326C35"/>
    <w:rsid w:val="00362C8A"/>
    <w:rsid w:val="00372C2F"/>
    <w:rsid w:val="00387A10"/>
    <w:rsid w:val="003A5C67"/>
    <w:rsid w:val="003A5E25"/>
    <w:rsid w:val="003A7DC2"/>
    <w:rsid w:val="003C57E1"/>
    <w:rsid w:val="003C5991"/>
    <w:rsid w:val="003C5A0C"/>
    <w:rsid w:val="003D700E"/>
    <w:rsid w:val="003D7019"/>
    <w:rsid w:val="003D7295"/>
    <w:rsid w:val="003E10C7"/>
    <w:rsid w:val="003E4BCC"/>
    <w:rsid w:val="004027D2"/>
    <w:rsid w:val="00416868"/>
    <w:rsid w:val="00446263"/>
    <w:rsid w:val="0046089C"/>
    <w:rsid w:val="00466E4D"/>
    <w:rsid w:val="00473594"/>
    <w:rsid w:val="00473800"/>
    <w:rsid w:val="0048216F"/>
    <w:rsid w:val="004B2764"/>
    <w:rsid w:val="004D1FD6"/>
    <w:rsid w:val="004D3A39"/>
    <w:rsid w:val="004D500D"/>
    <w:rsid w:val="00505B93"/>
    <w:rsid w:val="00517C5B"/>
    <w:rsid w:val="00517DD2"/>
    <w:rsid w:val="005228CE"/>
    <w:rsid w:val="00542AD8"/>
    <w:rsid w:val="00557630"/>
    <w:rsid w:val="0056282D"/>
    <w:rsid w:val="0058027C"/>
    <w:rsid w:val="00583D9B"/>
    <w:rsid w:val="00592F0A"/>
    <w:rsid w:val="00593BCD"/>
    <w:rsid w:val="00596DB9"/>
    <w:rsid w:val="005A6206"/>
    <w:rsid w:val="005B2829"/>
    <w:rsid w:val="005B75C7"/>
    <w:rsid w:val="005C59CB"/>
    <w:rsid w:val="005C7A4C"/>
    <w:rsid w:val="005D3A4D"/>
    <w:rsid w:val="005E0AFA"/>
    <w:rsid w:val="005E6C46"/>
    <w:rsid w:val="005F3505"/>
    <w:rsid w:val="00601A97"/>
    <w:rsid w:val="006215A5"/>
    <w:rsid w:val="006342E5"/>
    <w:rsid w:val="006349F3"/>
    <w:rsid w:val="00635116"/>
    <w:rsid w:val="00651C4F"/>
    <w:rsid w:val="00656020"/>
    <w:rsid w:val="00662418"/>
    <w:rsid w:val="00667267"/>
    <w:rsid w:val="006855E6"/>
    <w:rsid w:val="006A106D"/>
    <w:rsid w:val="006A6E69"/>
    <w:rsid w:val="006A756D"/>
    <w:rsid w:val="006D5FDA"/>
    <w:rsid w:val="00721272"/>
    <w:rsid w:val="0072521E"/>
    <w:rsid w:val="00734490"/>
    <w:rsid w:val="007428F1"/>
    <w:rsid w:val="00755653"/>
    <w:rsid w:val="007604B5"/>
    <w:rsid w:val="00766F94"/>
    <w:rsid w:val="00771480"/>
    <w:rsid w:val="007769CC"/>
    <w:rsid w:val="00786CD0"/>
    <w:rsid w:val="00794B7E"/>
    <w:rsid w:val="007A1133"/>
    <w:rsid w:val="007A291D"/>
    <w:rsid w:val="007B1C90"/>
    <w:rsid w:val="007B3F44"/>
    <w:rsid w:val="007C0373"/>
    <w:rsid w:val="00806024"/>
    <w:rsid w:val="0081340C"/>
    <w:rsid w:val="008259FC"/>
    <w:rsid w:val="00833979"/>
    <w:rsid w:val="00855D8C"/>
    <w:rsid w:val="008771AB"/>
    <w:rsid w:val="0088073F"/>
    <w:rsid w:val="00895A92"/>
    <w:rsid w:val="008A3865"/>
    <w:rsid w:val="008A738E"/>
    <w:rsid w:val="008A7DAB"/>
    <w:rsid w:val="008D0C12"/>
    <w:rsid w:val="008E614F"/>
    <w:rsid w:val="008F6BEA"/>
    <w:rsid w:val="0090172F"/>
    <w:rsid w:val="009033A8"/>
    <w:rsid w:val="00926A49"/>
    <w:rsid w:val="00930831"/>
    <w:rsid w:val="009374E7"/>
    <w:rsid w:val="00944EDF"/>
    <w:rsid w:val="00945CB4"/>
    <w:rsid w:val="00950E46"/>
    <w:rsid w:val="00952C33"/>
    <w:rsid w:val="00962B20"/>
    <w:rsid w:val="00965828"/>
    <w:rsid w:val="00967AF5"/>
    <w:rsid w:val="00967BD7"/>
    <w:rsid w:val="00970EC2"/>
    <w:rsid w:val="00977D20"/>
    <w:rsid w:val="00986C35"/>
    <w:rsid w:val="00991588"/>
    <w:rsid w:val="00991DC4"/>
    <w:rsid w:val="00992229"/>
    <w:rsid w:val="00995530"/>
    <w:rsid w:val="009962E3"/>
    <w:rsid w:val="009A6895"/>
    <w:rsid w:val="009A795D"/>
    <w:rsid w:val="009D3733"/>
    <w:rsid w:val="00A00992"/>
    <w:rsid w:val="00A16282"/>
    <w:rsid w:val="00A25C9A"/>
    <w:rsid w:val="00A27150"/>
    <w:rsid w:val="00A338C1"/>
    <w:rsid w:val="00A370D9"/>
    <w:rsid w:val="00A4074C"/>
    <w:rsid w:val="00A63555"/>
    <w:rsid w:val="00AB3C28"/>
    <w:rsid w:val="00AC0432"/>
    <w:rsid w:val="00AC59E2"/>
    <w:rsid w:val="00AE2B10"/>
    <w:rsid w:val="00AF2869"/>
    <w:rsid w:val="00AF4521"/>
    <w:rsid w:val="00B02E3F"/>
    <w:rsid w:val="00B13C9F"/>
    <w:rsid w:val="00B16275"/>
    <w:rsid w:val="00B17473"/>
    <w:rsid w:val="00B2444B"/>
    <w:rsid w:val="00B269DF"/>
    <w:rsid w:val="00B317DB"/>
    <w:rsid w:val="00B325DE"/>
    <w:rsid w:val="00B33F4C"/>
    <w:rsid w:val="00B53E67"/>
    <w:rsid w:val="00B56E77"/>
    <w:rsid w:val="00B6726D"/>
    <w:rsid w:val="00BB3C46"/>
    <w:rsid w:val="00BB72C9"/>
    <w:rsid w:val="00BC2FA1"/>
    <w:rsid w:val="00BD6178"/>
    <w:rsid w:val="00BE0223"/>
    <w:rsid w:val="00BF2D36"/>
    <w:rsid w:val="00BF7DB0"/>
    <w:rsid w:val="00C00C3F"/>
    <w:rsid w:val="00C15874"/>
    <w:rsid w:val="00C212B3"/>
    <w:rsid w:val="00C263AC"/>
    <w:rsid w:val="00C31D31"/>
    <w:rsid w:val="00C36FE2"/>
    <w:rsid w:val="00C406F3"/>
    <w:rsid w:val="00C624B3"/>
    <w:rsid w:val="00C75993"/>
    <w:rsid w:val="00C9367A"/>
    <w:rsid w:val="00CB08F6"/>
    <w:rsid w:val="00CC3950"/>
    <w:rsid w:val="00CE06EF"/>
    <w:rsid w:val="00D11680"/>
    <w:rsid w:val="00D60611"/>
    <w:rsid w:val="00D8352B"/>
    <w:rsid w:val="00D86C03"/>
    <w:rsid w:val="00DB0B61"/>
    <w:rsid w:val="00DB43FD"/>
    <w:rsid w:val="00DD6014"/>
    <w:rsid w:val="00DF1032"/>
    <w:rsid w:val="00DF12B6"/>
    <w:rsid w:val="00DF5CE8"/>
    <w:rsid w:val="00E1147E"/>
    <w:rsid w:val="00E310C1"/>
    <w:rsid w:val="00E5432E"/>
    <w:rsid w:val="00E56D16"/>
    <w:rsid w:val="00E57E9F"/>
    <w:rsid w:val="00E71443"/>
    <w:rsid w:val="00EA135B"/>
    <w:rsid w:val="00EA1F73"/>
    <w:rsid w:val="00EC4F31"/>
    <w:rsid w:val="00ED6380"/>
    <w:rsid w:val="00ED6AC7"/>
    <w:rsid w:val="00EF39F7"/>
    <w:rsid w:val="00EF4032"/>
    <w:rsid w:val="00EF43CA"/>
    <w:rsid w:val="00EF7B43"/>
    <w:rsid w:val="00F00C27"/>
    <w:rsid w:val="00F13FCC"/>
    <w:rsid w:val="00F22CA6"/>
    <w:rsid w:val="00F3497E"/>
    <w:rsid w:val="00F36649"/>
    <w:rsid w:val="00F56E10"/>
    <w:rsid w:val="00F64037"/>
    <w:rsid w:val="00F77ACA"/>
    <w:rsid w:val="00F875AF"/>
    <w:rsid w:val="00F94431"/>
    <w:rsid w:val="00FA0F05"/>
    <w:rsid w:val="00FB5E9C"/>
    <w:rsid w:val="00FD4A51"/>
    <w:rsid w:val="00FD7CFF"/>
    <w:rsid w:val="00FE5E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A41A18"/>
  <w15:chartTrackingRefBased/>
  <w15:docId w15:val="{602E588B-CFD0-4E9D-B274-AB032B69D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8352B"/>
    <w:pPr>
      <w:tabs>
        <w:tab w:val="left" w:pos="1571"/>
      </w:tabs>
      <w:spacing w:after="0"/>
      <w:outlineLvl w:val="0"/>
    </w:pPr>
    <w:rPr>
      <w:rFonts w:ascii="Arial" w:hAnsi="Arial" w:cs="Arial"/>
      <w:b/>
      <w:bCs/>
    </w:rPr>
  </w:style>
  <w:style w:type="paragraph" w:styleId="Heading2">
    <w:name w:val="heading 2"/>
    <w:basedOn w:val="Normal"/>
    <w:next w:val="Normal"/>
    <w:link w:val="Heading2Char"/>
    <w:uiPriority w:val="9"/>
    <w:unhideWhenUsed/>
    <w:qFormat/>
    <w:rsid w:val="00517DD2"/>
    <w:pPr>
      <w:spacing w:after="0"/>
      <w:outlineLvl w:val="1"/>
    </w:pPr>
    <w:rPr>
      <w:rFonts w:cs="Arial"/>
      <w:b/>
      <w:i/>
    </w:rPr>
  </w:style>
  <w:style w:type="paragraph" w:styleId="Heading3">
    <w:name w:val="heading 3"/>
    <w:basedOn w:val="Normal"/>
    <w:next w:val="Normal"/>
    <w:link w:val="Heading3Char"/>
    <w:uiPriority w:val="9"/>
    <w:unhideWhenUsed/>
    <w:qFormat/>
    <w:rsid w:val="002748B2"/>
    <w:pPr>
      <w:spacing w:after="0"/>
      <w:outlineLvl w:val="2"/>
    </w:pPr>
    <w:rPr>
      <w:rFonts w:cs="Arial"/>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67A"/>
    <w:pPr>
      <w:ind w:left="720"/>
      <w:contextualSpacing/>
    </w:pPr>
  </w:style>
  <w:style w:type="character" w:styleId="Hyperlink">
    <w:name w:val="Hyperlink"/>
    <w:basedOn w:val="DefaultParagraphFont"/>
    <w:uiPriority w:val="99"/>
    <w:unhideWhenUsed/>
    <w:rsid w:val="0027279F"/>
    <w:rPr>
      <w:color w:val="0563C1" w:themeColor="hyperlink"/>
      <w:u w:val="single"/>
    </w:rPr>
  </w:style>
  <w:style w:type="paragraph" w:styleId="HTMLPreformatted">
    <w:name w:val="HTML Preformatted"/>
    <w:basedOn w:val="Normal"/>
    <w:link w:val="HTMLPreformattedChar"/>
    <w:uiPriority w:val="99"/>
    <w:semiHidden/>
    <w:unhideWhenUsed/>
    <w:rsid w:val="00970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70EC2"/>
    <w:rPr>
      <w:rFonts w:ascii="Courier New" w:eastAsia="Times New Roman" w:hAnsi="Courier New" w:cs="Courier New"/>
      <w:sz w:val="20"/>
      <w:szCs w:val="20"/>
    </w:rPr>
  </w:style>
  <w:style w:type="character" w:customStyle="1" w:styleId="gem3dmtclfb">
    <w:name w:val="gem3dmtclfb"/>
    <w:basedOn w:val="DefaultParagraphFont"/>
    <w:rsid w:val="00970EC2"/>
  </w:style>
  <w:style w:type="paragraph" w:styleId="BalloonText">
    <w:name w:val="Balloon Text"/>
    <w:basedOn w:val="Normal"/>
    <w:link w:val="BalloonTextChar"/>
    <w:uiPriority w:val="99"/>
    <w:semiHidden/>
    <w:unhideWhenUsed/>
    <w:rsid w:val="004735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3594"/>
    <w:rPr>
      <w:rFonts w:ascii="Segoe UI" w:hAnsi="Segoe UI" w:cs="Segoe UI"/>
      <w:sz w:val="18"/>
      <w:szCs w:val="18"/>
    </w:rPr>
  </w:style>
  <w:style w:type="paragraph" w:styleId="Revision">
    <w:name w:val="Revision"/>
    <w:hidden/>
    <w:uiPriority w:val="99"/>
    <w:semiHidden/>
    <w:rsid w:val="00EA1F73"/>
    <w:pPr>
      <w:spacing w:after="0" w:line="240" w:lineRule="auto"/>
    </w:pPr>
  </w:style>
  <w:style w:type="character" w:styleId="LineNumber">
    <w:name w:val="line number"/>
    <w:basedOn w:val="DefaultParagraphFont"/>
    <w:uiPriority w:val="99"/>
    <w:semiHidden/>
    <w:unhideWhenUsed/>
    <w:rsid w:val="00721272"/>
  </w:style>
  <w:style w:type="paragraph" w:styleId="Header">
    <w:name w:val="header"/>
    <w:basedOn w:val="Normal"/>
    <w:link w:val="HeaderChar"/>
    <w:uiPriority w:val="99"/>
    <w:unhideWhenUsed/>
    <w:rsid w:val="007212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1272"/>
  </w:style>
  <w:style w:type="paragraph" w:styleId="Footer">
    <w:name w:val="footer"/>
    <w:basedOn w:val="Normal"/>
    <w:link w:val="FooterChar"/>
    <w:uiPriority w:val="99"/>
    <w:unhideWhenUsed/>
    <w:rsid w:val="007212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1272"/>
  </w:style>
  <w:style w:type="character" w:customStyle="1" w:styleId="Heading1Char">
    <w:name w:val="Heading 1 Char"/>
    <w:basedOn w:val="DefaultParagraphFont"/>
    <w:link w:val="Heading1"/>
    <w:uiPriority w:val="9"/>
    <w:rsid w:val="00D8352B"/>
    <w:rPr>
      <w:rFonts w:ascii="Arial" w:hAnsi="Arial" w:cs="Arial"/>
      <w:b/>
      <w:bCs/>
    </w:rPr>
  </w:style>
  <w:style w:type="character" w:styleId="CommentReference">
    <w:name w:val="annotation reference"/>
    <w:basedOn w:val="DefaultParagraphFont"/>
    <w:uiPriority w:val="99"/>
    <w:semiHidden/>
    <w:unhideWhenUsed/>
    <w:rsid w:val="00D86C03"/>
    <w:rPr>
      <w:sz w:val="16"/>
      <w:szCs w:val="16"/>
    </w:rPr>
  </w:style>
  <w:style w:type="paragraph" w:styleId="CommentText">
    <w:name w:val="annotation text"/>
    <w:basedOn w:val="Normal"/>
    <w:link w:val="CommentTextChar"/>
    <w:uiPriority w:val="99"/>
    <w:semiHidden/>
    <w:unhideWhenUsed/>
    <w:rsid w:val="00D86C03"/>
    <w:pPr>
      <w:spacing w:line="240" w:lineRule="auto"/>
    </w:pPr>
    <w:rPr>
      <w:sz w:val="20"/>
      <w:szCs w:val="20"/>
    </w:rPr>
  </w:style>
  <w:style w:type="character" w:customStyle="1" w:styleId="CommentTextChar">
    <w:name w:val="Comment Text Char"/>
    <w:basedOn w:val="DefaultParagraphFont"/>
    <w:link w:val="CommentText"/>
    <w:uiPriority w:val="99"/>
    <w:semiHidden/>
    <w:rsid w:val="00D86C03"/>
    <w:rPr>
      <w:sz w:val="20"/>
      <w:szCs w:val="20"/>
    </w:rPr>
  </w:style>
  <w:style w:type="paragraph" w:styleId="CommentSubject">
    <w:name w:val="annotation subject"/>
    <w:basedOn w:val="CommentText"/>
    <w:next w:val="CommentText"/>
    <w:link w:val="CommentSubjectChar"/>
    <w:uiPriority w:val="99"/>
    <w:semiHidden/>
    <w:unhideWhenUsed/>
    <w:rsid w:val="00D86C03"/>
    <w:rPr>
      <w:b/>
      <w:bCs/>
    </w:rPr>
  </w:style>
  <w:style w:type="character" w:customStyle="1" w:styleId="CommentSubjectChar">
    <w:name w:val="Comment Subject Char"/>
    <w:basedOn w:val="CommentTextChar"/>
    <w:link w:val="CommentSubject"/>
    <w:uiPriority w:val="99"/>
    <w:semiHidden/>
    <w:rsid w:val="00D86C03"/>
    <w:rPr>
      <w:b/>
      <w:bCs/>
      <w:sz w:val="20"/>
      <w:szCs w:val="20"/>
    </w:rPr>
  </w:style>
  <w:style w:type="character" w:styleId="PlaceholderText">
    <w:name w:val="Placeholder Text"/>
    <w:basedOn w:val="DefaultParagraphFont"/>
    <w:uiPriority w:val="99"/>
    <w:semiHidden/>
    <w:rsid w:val="00944EDF"/>
    <w:rPr>
      <w:color w:val="808080"/>
    </w:rPr>
  </w:style>
  <w:style w:type="paragraph" w:styleId="Title">
    <w:name w:val="Title"/>
    <w:basedOn w:val="Normal"/>
    <w:next w:val="Normal"/>
    <w:link w:val="TitleChar"/>
    <w:uiPriority w:val="10"/>
    <w:qFormat/>
    <w:rsid w:val="00D8352B"/>
    <w:pPr>
      <w:spacing w:before="240" w:after="60" w:line="240" w:lineRule="auto"/>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D8352B"/>
    <w:rPr>
      <w:rFonts w:ascii="Calibri Light" w:eastAsia="Times New Roman" w:hAnsi="Calibri Light" w:cs="Times New Roman"/>
      <w:b/>
      <w:bCs/>
      <w:kern w:val="28"/>
      <w:sz w:val="32"/>
      <w:szCs w:val="32"/>
    </w:rPr>
  </w:style>
  <w:style w:type="character" w:customStyle="1" w:styleId="Heading2Char">
    <w:name w:val="Heading 2 Char"/>
    <w:basedOn w:val="DefaultParagraphFont"/>
    <w:link w:val="Heading2"/>
    <w:uiPriority w:val="9"/>
    <w:rsid w:val="00517DD2"/>
    <w:rPr>
      <w:rFonts w:cs="Arial"/>
      <w:b/>
      <w:i/>
    </w:rPr>
  </w:style>
  <w:style w:type="character" w:customStyle="1" w:styleId="Heading3Char">
    <w:name w:val="Heading 3 Char"/>
    <w:basedOn w:val="DefaultParagraphFont"/>
    <w:link w:val="Heading3"/>
    <w:uiPriority w:val="9"/>
    <w:rsid w:val="002748B2"/>
    <w:rPr>
      <w:rFonts w:cs="Arial"/>
      <w:u w:val="single"/>
    </w:rPr>
  </w:style>
  <w:style w:type="character" w:styleId="FollowedHyperlink">
    <w:name w:val="FollowedHyperlink"/>
    <w:basedOn w:val="DefaultParagraphFont"/>
    <w:uiPriority w:val="99"/>
    <w:semiHidden/>
    <w:unhideWhenUsed/>
    <w:rsid w:val="004D500D"/>
    <w:rPr>
      <w:color w:val="954F72" w:themeColor="followedHyperlink"/>
      <w:u w:val="single"/>
    </w:rPr>
  </w:style>
  <w:style w:type="paragraph" w:styleId="ListBullet">
    <w:name w:val="List Bullet"/>
    <w:basedOn w:val="Normal"/>
    <w:uiPriority w:val="99"/>
    <w:unhideWhenUsed/>
    <w:rsid w:val="005F3505"/>
    <w:pPr>
      <w:numPr>
        <w:numId w:val="9"/>
      </w:numPr>
      <w:contextualSpacing/>
    </w:pPr>
  </w:style>
  <w:style w:type="paragraph" w:styleId="Caption">
    <w:name w:val="caption"/>
    <w:basedOn w:val="Normal"/>
    <w:next w:val="Normal"/>
    <w:uiPriority w:val="35"/>
    <w:unhideWhenUsed/>
    <w:qFormat/>
    <w:rsid w:val="003D701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636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eader" Target="header3.xml"/><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4" Type="http://schemas.openxmlformats.org/officeDocument/2006/relationships/image" Target="media/image3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image" Target="media/image24.png"/><Relationship Id="rId43" Type="http://schemas.openxmlformats.org/officeDocument/2006/relationships/image" Target="media/image30.png"/><Relationship Id="rId48"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40FC7-1DCB-453C-9BE5-E37B162FA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27</Pages>
  <Words>2757</Words>
  <Characters>15716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USDA</Company>
  <LinksUpToDate>false</LinksUpToDate>
  <CharactersWithSpaces>18437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Wood, Jennifer - NRCS, Davis, CA</dc:creator>
  <cp:keywords/>
  <dc:description/>
  <cp:lastModifiedBy>Beaudette, Dylan - NRCS, Sonora, CA</cp:lastModifiedBy>
  <cp:revision>24</cp:revision>
  <dcterms:created xsi:type="dcterms:W3CDTF">2016-07-18T19:04:00Z</dcterms:created>
  <dcterms:modified xsi:type="dcterms:W3CDTF">2016-07-22T19:10:00Z</dcterms:modified>
</cp:coreProperties>
</file>